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1BF7E" w14:textId="4E2763E9" w:rsidR="00B87A9D" w:rsidRDefault="00507418" w:rsidP="000A74AB">
      <w:pPr>
        <w:sectPr w:rsidR="00B87A9D" w:rsidSect="00B00FB6">
          <w:footerReference w:type="first" r:id="rId8"/>
          <w:pgSz w:w="12240" w:h="15840"/>
          <w:pgMar w:top="0" w:right="0" w:bottom="0" w:left="0" w:header="0" w:footer="0" w:gutter="0"/>
          <w:pgNumType w:fmt="lowerRoman" w:start="1"/>
          <w:cols w:space="720"/>
          <w:docGrid w:linePitch="360"/>
        </w:sectPr>
      </w:pPr>
      <w:bookmarkStart w:id="0" w:name="_Hlk91075229"/>
      <w:bookmarkStart w:id="1" w:name="_Hlk89960297"/>
      <w:r>
        <w:rPr>
          <w:noProof/>
        </w:rPr>
        <mc:AlternateContent>
          <mc:Choice Requires="wps">
            <w:drawing>
              <wp:anchor distT="45720" distB="45720" distL="114300" distR="114300" simplePos="0" relativeHeight="251682816" behindDoc="0" locked="0" layoutInCell="1" allowOverlap="1" wp14:anchorId="45ABBAF3" wp14:editId="0B8813C2">
                <wp:simplePos x="0" y="0"/>
                <wp:positionH relativeFrom="column">
                  <wp:posOffset>4047214</wp:posOffset>
                </wp:positionH>
                <wp:positionV relativeFrom="paragraph">
                  <wp:posOffset>7187979</wp:posOffset>
                </wp:positionV>
                <wp:extent cx="3303270" cy="1737194"/>
                <wp:effectExtent l="0" t="0" r="0" b="0"/>
                <wp:wrapSquare wrapText="bothSides"/>
                <wp:docPr id="1158525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3270" cy="1737194"/>
                        </a:xfrm>
                        <a:prstGeom prst="rect">
                          <a:avLst/>
                        </a:prstGeom>
                        <a:solidFill>
                          <a:srgbClr val="FFFFFF"/>
                        </a:solidFill>
                        <a:ln w="9525">
                          <a:noFill/>
                          <a:miter lim="800000"/>
                          <a:headEnd/>
                          <a:tailEnd/>
                        </a:ln>
                      </wps:spPr>
                      <wps:txbx>
                        <w:txbxContent>
                          <w:p w14:paraId="29A18BEC" w14:textId="5D4EC6D5" w:rsidR="00507418" w:rsidRPr="00507418" w:rsidRDefault="00507418" w:rsidP="00CC686D">
                            <w:pPr>
                              <w:ind w:right="45"/>
                              <w:jc w:val="left"/>
                              <w:rPr>
                                <w:color w:val="2E74B5" w:themeColor="accent5" w:themeShade="BF"/>
                              </w:rPr>
                            </w:pPr>
                            <w:r w:rsidRPr="00507418">
                              <w:rPr>
                                <w:color w:val="2E74B5" w:themeColor="accent5" w:themeShade="BF"/>
                              </w:rPr>
                              <w:t xml:space="preserve">Updated at: </w:t>
                            </w:r>
                            <w:hyperlink r:id="rId9" w:history="1">
                              <w:r w:rsidRPr="00507418">
                                <w:rPr>
                                  <w:rStyle w:val="Hyperlink"/>
                                  <w:color w:val="2E74B5" w:themeColor="accent5" w:themeShade="BF"/>
                                </w:rPr>
                                <w:t>https://github.com/knebiolo/stryke</w:t>
                              </w:r>
                            </w:hyperlink>
                          </w:p>
                          <w:p w14:paraId="3581B84C" w14:textId="77777777" w:rsidR="00507418" w:rsidRPr="00507418" w:rsidRDefault="00507418" w:rsidP="00507418">
                            <w:pPr>
                              <w:ind w:right="45"/>
                              <w:rPr>
                                <w:color w:val="2E74B5" w:themeColor="accent5" w:themeShade="BF"/>
                              </w:rPr>
                            </w:pPr>
                          </w:p>
                          <w:p w14:paraId="31EAF503" w14:textId="4D7003CE" w:rsidR="00507418" w:rsidRPr="00507418" w:rsidRDefault="00507418" w:rsidP="00507418">
                            <w:pPr>
                              <w:ind w:right="45"/>
                              <w:rPr>
                                <w:color w:val="2E74B5" w:themeColor="accent5" w:themeShade="BF"/>
                              </w:rPr>
                            </w:pPr>
                            <w:r w:rsidRPr="00507418">
                              <w:rPr>
                                <w:color w:val="2E74B5" w:themeColor="accent5" w:themeShade="BF"/>
                              </w:rPr>
                              <w:t>Stryke currently functions as either a webapp or desktop app. Please see the project github page for installation instructions for the desktop app. The webapp functions from a browser and does not require installation.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ABBAF3" id="_x0000_t202" coordsize="21600,21600" o:spt="202" path="m,l,21600r21600,l21600,xe">
                <v:stroke joinstyle="miter"/>
                <v:path gradientshapeok="t" o:connecttype="rect"/>
              </v:shapetype>
              <v:shape id="Text Box 2" o:spid="_x0000_s1026" type="#_x0000_t202" style="position:absolute;left:0;text-align:left;margin-left:318.7pt;margin-top:566pt;width:260.1pt;height:136.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" stroked="f">
                <v:textbox>
                  <w:txbxContent>
                    <w:p w14:paraId="29A18BEC" w14:textId="5D4EC6D5" w:rsidR="00507418" w:rsidRPr="00507418" w:rsidRDefault="00507418" w:rsidP="00CC686D">
                      <w:pPr>
                        <w:ind w:right="45"/>
                        <w:jc w:val="left"/>
                        <w:rPr>
                          <w:color w:val="2E74B5" w:themeColor="accent5" w:themeShade="BF"/>
                        </w:rPr>
                      </w:pPr>
                      <w:r w:rsidRPr="00507418">
                        <w:rPr>
                          <w:color w:val="2E74B5" w:themeColor="accent5" w:themeShade="BF"/>
                        </w:rPr>
                        <w:t xml:space="preserve">Updated at: </w:t>
                      </w:r>
                      <w:hyperlink r:id="rId10" w:history="1">
                        <w:r w:rsidRPr="00507418">
                          <w:rPr>
                            <w:rStyle w:val="Hyperlink"/>
                            <w:color w:val="2E74B5" w:themeColor="accent5" w:themeShade="BF"/>
                          </w:rPr>
                          <w:t>https://github.com/knebiolo/stryke</w:t>
                        </w:r>
                      </w:hyperlink>
                    </w:p>
                    <w:p w14:paraId="3581B84C" w14:textId="77777777" w:rsidR="00507418" w:rsidRPr="00507418" w:rsidRDefault="00507418" w:rsidP="00507418">
                      <w:pPr>
                        <w:ind w:right="45"/>
                        <w:rPr>
                          <w:color w:val="2E74B5" w:themeColor="accent5" w:themeShade="BF"/>
                        </w:rPr>
                      </w:pPr>
                    </w:p>
                    <w:p w14:paraId="31EAF503" w14:textId="4D7003CE" w:rsidR="00507418" w:rsidRPr="00507418" w:rsidRDefault="00507418" w:rsidP="00507418">
                      <w:pPr>
                        <w:ind w:right="45"/>
                        <w:rPr>
                          <w:color w:val="2E74B5" w:themeColor="accent5" w:themeShade="BF"/>
                        </w:rPr>
                      </w:pPr>
                      <w:r w:rsidRPr="00507418">
                        <w:rPr>
                          <w:color w:val="2E74B5" w:themeColor="accent5" w:themeShade="BF"/>
                        </w:rPr>
                        <w:t>Stryke currently functions as either a webapp or desktop app. Please see the project github page for installation instructions for the desktop app. The webapp functions from a browser and does not require installation.</w:t>
                      </w:r>
                    </w:p>
                  </w:txbxContent>
                </v:textbox>
                <w10:wrap type="square"/>
              </v:shape>
            </w:pict>
          </mc:Fallback>
        </mc:AlternateContent>
      </w:r>
      <w:r>
        <w:rPr>
          <w:noProof/>
        </w:rPr>
        <mc:AlternateContent>
          <mc:Choice Requires="wps">
            <w:drawing>
              <wp:anchor distT="45720" distB="45720" distL="114300" distR="114300" simplePos="0" relativeHeight="251678720" behindDoc="0" locked="0" layoutInCell="1" allowOverlap="1" wp14:anchorId="5D35C63E" wp14:editId="3DACF878">
                <wp:simplePos x="0" y="0"/>
                <wp:positionH relativeFrom="column">
                  <wp:posOffset>409575</wp:posOffset>
                </wp:positionH>
                <wp:positionV relativeFrom="paragraph">
                  <wp:posOffset>1247775</wp:posOffset>
                </wp:positionV>
                <wp:extent cx="4737100" cy="748538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7100" cy="7485380"/>
                        </a:xfrm>
                        <a:prstGeom prst="rect">
                          <a:avLst/>
                        </a:prstGeom>
                        <a:noFill/>
                        <a:ln w="9525">
                          <a:noFill/>
                          <a:miter lim="800000"/>
                          <a:headEnd/>
                          <a:tailEnd/>
                        </a:ln>
                      </wps:spPr>
                      <wps:txbx>
                        <w:txbxContent>
                          <w:p w14:paraId="66D99B20" w14:textId="14F1FC16" w:rsidR="00645631" w:rsidRPr="00507418" w:rsidRDefault="00507418" w:rsidP="007F28AF">
                            <w:pPr>
                              <w:pStyle w:val="ReportTitle"/>
                              <w:rPr>
                                <w:sz w:val="80"/>
                                <w:szCs w:val="80"/>
                              </w:rPr>
                            </w:pPr>
                            <w:r w:rsidRPr="00507418">
                              <w:rPr>
                                <w:sz w:val="80"/>
                                <w:szCs w:val="80"/>
                              </w:rPr>
                              <w:t xml:space="preserve">Stryke </w:t>
                            </w:r>
                            <w:r w:rsidR="002428A0">
                              <w:rPr>
                                <w:sz w:val="80"/>
                                <w:szCs w:val="80"/>
                              </w:rPr>
                              <w:t>User Guide</w:t>
                            </w:r>
                          </w:p>
                          <w:p w14:paraId="7E55C77E" w14:textId="77777777" w:rsidR="00645631" w:rsidRDefault="00645631">
                            <w:pPr>
                              <w:rPr>
                                <w:b/>
                                <w:bCs/>
                                <w:smallCaps/>
                                <w:color w:val="FFFFFF" w:themeColor="background1"/>
                                <w:sz w:val="40"/>
                                <w:szCs w:val="40"/>
                              </w:rPr>
                            </w:pPr>
                          </w:p>
                          <w:p w14:paraId="3724238F" w14:textId="77777777" w:rsidR="00B66738" w:rsidRPr="00645631" w:rsidRDefault="00B66738">
                            <w:pPr>
                              <w:rPr>
                                <w:b/>
                                <w:bCs/>
                                <w:smallCaps/>
                                <w:color w:val="FFFFFF" w:themeColor="background1"/>
                                <w:sz w:val="40"/>
                                <w:szCs w:val="40"/>
                              </w:rPr>
                            </w:pPr>
                          </w:p>
                          <w:p w14:paraId="6B142A9D" w14:textId="7FB3C99C" w:rsidR="002B77D3" w:rsidRPr="008F1121" w:rsidRDefault="002B77D3">
                            <w:pPr>
                              <w:rPr>
                                <w:bCs/>
                                <w:smallCaps/>
                                <w:color w:val="FFFFFF" w:themeColor="background1"/>
                                <w:sz w:val="28"/>
                                <w:szCs w:val="28"/>
                              </w:rPr>
                            </w:pPr>
                          </w:p>
                          <w:p w14:paraId="2F4A5A30" w14:textId="5272A84C" w:rsidR="002B77D3" w:rsidRDefault="002B77D3">
                            <w:pPr>
                              <w:rPr>
                                <w:smallCaps/>
                                <w:color w:val="FFFFFF" w:themeColor="background1"/>
                                <w:sz w:val="28"/>
                                <w:szCs w:val="28"/>
                              </w:rPr>
                            </w:pPr>
                          </w:p>
                          <w:p w14:paraId="13AF42AE" w14:textId="3096D328" w:rsidR="002B77D3" w:rsidRDefault="002B77D3">
                            <w:pPr>
                              <w:rPr>
                                <w:smallCaps/>
                                <w:color w:val="FFFFFF" w:themeColor="background1"/>
                                <w:sz w:val="28"/>
                                <w:szCs w:val="28"/>
                              </w:rPr>
                            </w:pPr>
                          </w:p>
                          <w:p w14:paraId="252F63B9" w14:textId="59EA55A2" w:rsidR="002B77D3" w:rsidRDefault="002B77D3">
                            <w:pPr>
                              <w:rPr>
                                <w:smallCaps/>
                                <w:color w:val="FFFFFF" w:themeColor="background1"/>
                                <w:sz w:val="28"/>
                                <w:szCs w:val="28"/>
                              </w:rPr>
                            </w:pPr>
                          </w:p>
                          <w:p w14:paraId="0DE4151A" w14:textId="63F53697" w:rsidR="002B77D3" w:rsidRPr="00507418" w:rsidRDefault="002B77D3" w:rsidP="00507418">
                            <w:pPr>
                              <w:ind w:right="1305"/>
                              <w:rPr>
                                <w:smallCaps/>
                                <w:sz w:val="28"/>
                                <w:szCs w:val="28"/>
                              </w:rPr>
                            </w:pPr>
                          </w:p>
                          <w:p w14:paraId="5C65AF87" w14:textId="3D7C7876" w:rsidR="002B77D3" w:rsidRDefault="002B77D3">
                            <w:pPr>
                              <w:rPr>
                                <w:smallCaps/>
                                <w:color w:val="FFFFFF" w:themeColor="background1"/>
                                <w:sz w:val="28"/>
                                <w:szCs w:val="28"/>
                              </w:rPr>
                            </w:pPr>
                          </w:p>
                          <w:p w14:paraId="6B260B20" w14:textId="2D85B6AC" w:rsidR="009B42F8" w:rsidRDefault="009B42F8">
                            <w:pPr>
                              <w:rPr>
                                <w:smallCaps/>
                                <w:color w:val="FFFFFF" w:themeColor="background1"/>
                                <w:sz w:val="28"/>
                                <w:szCs w:val="28"/>
                              </w:rPr>
                            </w:pPr>
                          </w:p>
                          <w:p w14:paraId="7DBDBB9F" w14:textId="72D3CC7A" w:rsidR="009B42F8" w:rsidRDefault="009B42F8">
                            <w:pPr>
                              <w:rPr>
                                <w:smallCaps/>
                                <w:color w:val="FFFFFF" w:themeColor="background1"/>
                                <w:sz w:val="28"/>
                                <w:szCs w:val="28"/>
                              </w:rPr>
                            </w:pPr>
                          </w:p>
                          <w:p w14:paraId="42585F21" w14:textId="534643BD" w:rsidR="009B42F8" w:rsidRDefault="009B42F8" w:rsidP="00830CDC">
                            <w:pPr>
                              <w:pStyle w:val="ReportTitle"/>
                              <w:rPr>
                                <w:smallCaps w:val="0"/>
                                <w:sz w:val="28"/>
                                <w:szCs w:val="28"/>
                              </w:rPr>
                            </w:pPr>
                          </w:p>
                          <w:p w14:paraId="49A17FD4" w14:textId="77777777" w:rsidR="009B42F8" w:rsidRDefault="009B42F8">
                            <w:pPr>
                              <w:rPr>
                                <w:smallCaps/>
                                <w:color w:val="FFFFFF" w:themeColor="background1"/>
                                <w:sz w:val="28"/>
                                <w:szCs w:val="28"/>
                              </w:rPr>
                            </w:pPr>
                          </w:p>
                          <w:p w14:paraId="4EE9530A" w14:textId="77777777" w:rsidR="00507418" w:rsidRDefault="00507418">
                            <w:pPr>
                              <w:rPr>
                                <w:smallCaps/>
                                <w:color w:val="FFFFFF" w:themeColor="background1"/>
                                <w:sz w:val="28"/>
                                <w:szCs w:val="28"/>
                              </w:rPr>
                            </w:pPr>
                          </w:p>
                          <w:p w14:paraId="37743791" w14:textId="77777777" w:rsidR="00507418" w:rsidRDefault="00507418">
                            <w:pPr>
                              <w:rPr>
                                <w:smallCaps/>
                                <w:color w:val="FFFFFF" w:themeColor="background1"/>
                                <w:sz w:val="28"/>
                                <w:szCs w:val="28"/>
                              </w:rPr>
                            </w:pPr>
                          </w:p>
                          <w:p w14:paraId="0F81E2C7" w14:textId="04E5AAF0" w:rsidR="002B77D3" w:rsidRDefault="002B77D3">
                            <w:pPr>
                              <w:rPr>
                                <w:smallCaps/>
                                <w:color w:val="FFFFFF" w:themeColor="background1"/>
                                <w:sz w:val="28"/>
                                <w:szCs w:val="28"/>
                              </w:rPr>
                            </w:pPr>
                          </w:p>
                          <w:p w14:paraId="79DB66F7" w14:textId="77777777" w:rsidR="002B77D3" w:rsidRDefault="002B77D3">
                            <w:pPr>
                              <w:rPr>
                                <w:smallCaps/>
                                <w:color w:val="FFFFFF" w:themeColor="background1"/>
                                <w:sz w:val="28"/>
                                <w:szCs w:val="28"/>
                              </w:rPr>
                            </w:pPr>
                          </w:p>
                          <w:p w14:paraId="1749935B" w14:textId="77777777" w:rsidR="003B2733" w:rsidRDefault="003B2733">
                            <w:pPr>
                              <w:rPr>
                                <w:b/>
                                <w:bCs/>
                                <w:smallCaps/>
                                <w:color w:val="FFFFFF" w:themeColor="background1"/>
                                <w:sz w:val="36"/>
                                <w:szCs w:val="36"/>
                              </w:rPr>
                            </w:pPr>
                          </w:p>
                          <w:p w14:paraId="3DCCDA29" w14:textId="77777777" w:rsidR="002B77D3" w:rsidRPr="00645631" w:rsidRDefault="002B77D3" w:rsidP="00CC686D">
                            <w:pPr>
                              <w:pStyle w:val="Prepared"/>
                              <w:spacing w:after="120"/>
                            </w:pPr>
                            <w:r w:rsidRPr="00645631">
                              <w:t>Prepared by:</w:t>
                            </w:r>
                          </w:p>
                          <w:p w14:paraId="76DA30F5" w14:textId="77777777" w:rsidR="002B77D3" w:rsidRPr="00645631" w:rsidRDefault="002B77D3" w:rsidP="007F28AF">
                            <w:pPr>
                              <w:pStyle w:val="ClientsName"/>
                            </w:pPr>
                            <w:r w:rsidRPr="00645631">
                              <w:t xml:space="preserve">Kleinschmidt Associates </w:t>
                            </w:r>
                          </w:p>
                          <w:p w14:paraId="1A69E281" w14:textId="6B23409C" w:rsidR="002B77D3" w:rsidRDefault="002B77D3">
                            <w:pPr>
                              <w:rPr>
                                <w:b/>
                                <w:bCs/>
                                <w:smallCaps/>
                                <w:color w:val="FFFFFF" w:themeColor="background1"/>
                                <w:sz w:val="36"/>
                                <w:szCs w:val="36"/>
                              </w:rPr>
                            </w:pPr>
                          </w:p>
                          <w:p w14:paraId="42728108" w14:textId="4B24EDFF" w:rsidR="002B77D3" w:rsidRDefault="002B77D3">
                            <w:pPr>
                              <w:rPr>
                                <w:b/>
                                <w:bCs/>
                                <w:smallCaps/>
                                <w:noProof/>
                                <w:color w:val="FFFFFF" w:themeColor="background1"/>
                                <w:sz w:val="36"/>
                                <w:szCs w:val="36"/>
                              </w:rPr>
                            </w:pPr>
                          </w:p>
                          <w:p w14:paraId="62CB33E4" w14:textId="2E89E72B" w:rsidR="002B77D3" w:rsidRDefault="002B77D3">
                            <w:pPr>
                              <w:rPr>
                                <w:b/>
                                <w:bCs/>
                                <w:smallCaps/>
                                <w:noProof/>
                                <w:color w:val="FFFFFF" w:themeColor="background1"/>
                                <w:sz w:val="36"/>
                                <w:szCs w:val="36"/>
                              </w:rPr>
                            </w:pPr>
                          </w:p>
                          <w:p w14:paraId="7B763196" w14:textId="005946F3" w:rsidR="002B77D3" w:rsidRDefault="002B77D3" w:rsidP="007F28AF">
                            <w:pPr>
                              <w:pStyle w:val="MonthYear"/>
                              <w:rPr>
                                <w:noProof/>
                              </w:rPr>
                            </w:pPr>
                          </w:p>
                          <w:p w14:paraId="6D5319F4" w14:textId="77777777" w:rsidR="00507418" w:rsidRDefault="00507418" w:rsidP="007F28AF">
                            <w:pPr>
                              <w:pStyle w:val="MonthYear"/>
                              <w:rPr>
                                <w:noProof/>
                              </w:rPr>
                            </w:pPr>
                          </w:p>
                          <w:p w14:paraId="7C038AB3" w14:textId="62F53A10" w:rsidR="002B77D3" w:rsidRPr="005C2181" w:rsidRDefault="00630585" w:rsidP="007F28AF">
                            <w:pPr>
                              <w:pStyle w:val="MonthYear"/>
                            </w:pPr>
                            <w:r>
                              <w:rPr>
                                <w:noProof/>
                              </w:rPr>
                              <w:t>April</w:t>
                            </w:r>
                            <w:r w:rsidR="00507418">
                              <w:rPr>
                                <w:noProof/>
                              </w:rPr>
                              <w:t xml:space="preserve">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5C63E" id="_x0000_s1027" type="#_x0000_t202" style="position:absolute;left:0;text-align:left;margin-left:32.25pt;margin-top:98.25pt;width:373pt;height:589.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" filled="f" stroked="f">
                <v:textbox>
                  <w:txbxContent>
                    <w:p w14:paraId="66D99B20" w14:textId="14F1FC16" w:rsidR="00645631" w:rsidRPr="00507418" w:rsidRDefault="00507418" w:rsidP="007F28AF">
                      <w:pPr>
                        <w:pStyle w:val="ReportTitle"/>
                        <w:rPr>
                          <w:sz w:val="80"/>
                          <w:szCs w:val="80"/>
                        </w:rPr>
                      </w:pPr>
                      <w:r w:rsidRPr="00507418">
                        <w:rPr>
                          <w:sz w:val="80"/>
                          <w:szCs w:val="80"/>
                        </w:rPr>
                        <w:t xml:space="preserve">Stryke </w:t>
                      </w:r>
                      <w:r w:rsidR="002428A0">
                        <w:rPr>
                          <w:sz w:val="80"/>
                          <w:szCs w:val="80"/>
                        </w:rPr>
                        <w:t>User Guide</w:t>
                      </w:r>
                    </w:p>
                    <w:p w14:paraId="7E55C77E" w14:textId="77777777" w:rsidR="00645631" w:rsidRDefault="00645631">
                      <w:pPr>
                        <w:rPr>
                          <w:b/>
                          <w:bCs/>
                          <w:smallCaps/>
                          <w:color w:val="FFFFFF" w:themeColor="background1"/>
                          <w:sz w:val="40"/>
                          <w:szCs w:val="40"/>
                        </w:rPr>
                      </w:pPr>
                    </w:p>
                    <w:p w14:paraId="3724238F" w14:textId="77777777" w:rsidR="00B66738" w:rsidRPr="00645631" w:rsidRDefault="00B66738">
                      <w:pPr>
                        <w:rPr>
                          <w:b/>
                          <w:bCs/>
                          <w:smallCaps/>
                          <w:color w:val="FFFFFF" w:themeColor="background1"/>
                          <w:sz w:val="40"/>
                          <w:szCs w:val="40"/>
                        </w:rPr>
                      </w:pPr>
                    </w:p>
                    <w:p w14:paraId="6B142A9D" w14:textId="7FB3C99C" w:rsidR="002B77D3" w:rsidRPr="008F1121" w:rsidRDefault="002B77D3">
                      <w:pPr>
                        <w:rPr>
                          <w:bCs/>
                          <w:smallCaps/>
                          <w:color w:val="FFFFFF" w:themeColor="background1"/>
                          <w:sz w:val="28"/>
                          <w:szCs w:val="28"/>
                        </w:rPr>
                      </w:pPr>
                    </w:p>
                    <w:p w14:paraId="2F4A5A30" w14:textId="5272A84C" w:rsidR="002B77D3" w:rsidRDefault="002B77D3">
                      <w:pPr>
                        <w:rPr>
                          <w:smallCaps/>
                          <w:color w:val="FFFFFF" w:themeColor="background1"/>
                          <w:sz w:val="28"/>
                          <w:szCs w:val="28"/>
                        </w:rPr>
                      </w:pPr>
                    </w:p>
                    <w:p w14:paraId="13AF42AE" w14:textId="3096D328" w:rsidR="002B77D3" w:rsidRDefault="002B77D3">
                      <w:pPr>
                        <w:rPr>
                          <w:smallCaps/>
                          <w:color w:val="FFFFFF" w:themeColor="background1"/>
                          <w:sz w:val="28"/>
                          <w:szCs w:val="28"/>
                        </w:rPr>
                      </w:pPr>
                    </w:p>
                    <w:p w14:paraId="252F63B9" w14:textId="59EA55A2" w:rsidR="002B77D3" w:rsidRDefault="002B77D3">
                      <w:pPr>
                        <w:rPr>
                          <w:smallCaps/>
                          <w:color w:val="FFFFFF" w:themeColor="background1"/>
                          <w:sz w:val="28"/>
                          <w:szCs w:val="28"/>
                        </w:rPr>
                      </w:pPr>
                    </w:p>
                    <w:p w14:paraId="0DE4151A" w14:textId="63F53697" w:rsidR="002B77D3" w:rsidRPr="00507418" w:rsidRDefault="002B77D3" w:rsidP="00507418">
                      <w:pPr>
                        <w:ind w:right="1305"/>
                        <w:rPr>
                          <w:smallCaps/>
                          <w:sz w:val="28"/>
                          <w:szCs w:val="28"/>
                        </w:rPr>
                      </w:pPr>
                    </w:p>
                    <w:p w14:paraId="5C65AF87" w14:textId="3D7C7876" w:rsidR="002B77D3" w:rsidRDefault="002B77D3">
                      <w:pPr>
                        <w:rPr>
                          <w:smallCaps/>
                          <w:color w:val="FFFFFF" w:themeColor="background1"/>
                          <w:sz w:val="28"/>
                          <w:szCs w:val="28"/>
                        </w:rPr>
                      </w:pPr>
                    </w:p>
                    <w:p w14:paraId="6B260B20" w14:textId="2D85B6AC" w:rsidR="009B42F8" w:rsidRDefault="009B42F8">
                      <w:pPr>
                        <w:rPr>
                          <w:smallCaps/>
                          <w:color w:val="FFFFFF" w:themeColor="background1"/>
                          <w:sz w:val="28"/>
                          <w:szCs w:val="28"/>
                        </w:rPr>
                      </w:pPr>
                    </w:p>
                    <w:p w14:paraId="7DBDBB9F" w14:textId="72D3CC7A" w:rsidR="009B42F8" w:rsidRDefault="009B42F8">
                      <w:pPr>
                        <w:rPr>
                          <w:smallCaps/>
                          <w:color w:val="FFFFFF" w:themeColor="background1"/>
                          <w:sz w:val="28"/>
                          <w:szCs w:val="28"/>
                        </w:rPr>
                      </w:pPr>
                    </w:p>
                    <w:p w14:paraId="42585F21" w14:textId="534643BD" w:rsidR="009B42F8" w:rsidRDefault="009B42F8" w:rsidP="00830CDC">
                      <w:pPr>
                        <w:pStyle w:val="ReportTitle"/>
                        <w:rPr>
                          <w:smallCaps w:val="0"/>
                          <w:sz w:val="28"/>
                          <w:szCs w:val="28"/>
                        </w:rPr>
                      </w:pPr>
                    </w:p>
                    <w:p w14:paraId="49A17FD4" w14:textId="77777777" w:rsidR="009B42F8" w:rsidRDefault="009B42F8">
                      <w:pPr>
                        <w:rPr>
                          <w:smallCaps/>
                          <w:color w:val="FFFFFF" w:themeColor="background1"/>
                          <w:sz w:val="28"/>
                          <w:szCs w:val="28"/>
                        </w:rPr>
                      </w:pPr>
                    </w:p>
                    <w:p w14:paraId="4EE9530A" w14:textId="77777777" w:rsidR="00507418" w:rsidRDefault="00507418">
                      <w:pPr>
                        <w:rPr>
                          <w:smallCaps/>
                          <w:color w:val="FFFFFF" w:themeColor="background1"/>
                          <w:sz w:val="28"/>
                          <w:szCs w:val="28"/>
                        </w:rPr>
                      </w:pPr>
                    </w:p>
                    <w:p w14:paraId="37743791" w14:textId="77777777" w:rsidR="00507418" w:rsidRDefault="00507418">
                      <w:pPr>
                        <w:rPr>
                          <w:smallCaps/>
                          <w:color w:val="FFFFFF" w:themeColor="background1"/>
                          <w:sz w:val="28"/>
                          <w:szCs w:val="28"/>
                        </w:rPr>
                      </w:pPr>
                    </w:p>
                    <w:p w14:paraId="0F81E2C7" w14:textId="04E5AAF0" w:rsidR="002B77D3" w:rsidRDefault="002B77D3">
                      <w:pPr>
                        <w:rPr>
                          <w:smallCaps/>
                          <w:color w:val="FFFFFF" w:themeColor="background1"/>
                          <w:sz w:val="28"/>
                          <w:szCs w:val="28"/>
                        </w:rPr>
                      </w:pPr>
                    </w:p>
                    <w:p w14:paraId="79DB66F7" w14:textId="77777777" w:rsidR="002B77D3" w:rsidRDefault="002B77D3">
                      <w:pPr>
                        <w:rPr>
                          <w:smallCaps/>
                          <w:color w:val="FFFFFF" w:themeColor="background1"/>
                          <w:sz w:val="28"/>
                          <w:szCs w:val="28"/>
                        </w:rPr>
                      </w:pPr>
                    </w:p>
                    <w:p w14:paraId="1749935B" w14:textId="77777777" w:rsidR="003B2733" w:rsidRDefault="003B2733">
                      <w:pPr>
                        <w:rPr>
                          <w:b/>
                          <w:bCs/>
                          <w:smallCaps/>
                          <w:color w:val="FFFFFF" w:themeColor="background1"/>
                          <w:sz w:val="36"/>
                          <w:szCs w:val="36"/>
                        </w:rPr>
                      </w:pPr>
                    </w:p>
                    <w:p w14:paraId="3DCCDA29" w14:textId="77777777" w:rsidR="002B77D3" w:rsidRPr="00645631" w:rsidRDefault="002B77D3" w:rsidP="00CC686D">
                      <w:pPr>
                        <w:pStyle w:val="Prepared"/>
                        <w:spacing w:after="120"/>
                      </w:pPr>
                      <w:r w:rsidRPr="00645631">
                        <w:t>Prepared by:</w:t>
                      </w:r>
                    </w:p>
                    <w:p w14:paraId="76DA30F5" w14:textId="77777777" w:rsidR="002B77D3" w:rsidRPr="00645631" w:rsidRDefault="002B77D3" w:rsidP="007F28AF">
                      <w:pPr>
                        <w:pStyle w:val="ClientsName"/>
                      </w:pPr>
                      <w:r w:rsidRPr="00645631">
                        <w:t xml:space="preserve">Kleinschmidt Associates </w:t>
                      </w:r>
                    </w:p>
                    <w:p w14:paraId="1A69E281" w14:textId="6B23409C" w:rsidR="002B77D3" w:rsidRDefault="002B77D3">
                      <w:pPr>
                        <w:rPr>
                          <w:b/>
                          <w:bCs/>
                          <w:smallCaps/>
                          <w:color w:val="FFFFFF" w:themeColor="background1"/>
                          <w:sz w:val="36"/>
                          <w:szCs w:val="36"/>
                        </w:rPr>
                      </w:pPr>
                    </w:p>
                    <w:p w14:paraId="42728108" w14:textId="4B24EDFF" w:rsidR="002B77D3" w:rsidRDefault="002B77D3">
                      <w:pPr>
                        <w:rPr>
                          <w:b/>
                          <w:bCs/>
                          <w:smallCaps/>
                          <w:noProof/>
                          <w:color w:val="FFFFFF" w:themeColor="background1"/>
                          <w:sz w:val="36"/>
                          <w:szCs w:val="36"/>
                        </w:rPr>
                      </w:pPr>
                    </w:p>
                    <w:p w14:paraId="62CB33E4" w14:textId="2E89E72B" w:rsidR="002B77D3" w:rsidRDefault="002B77D3">
                      <w:pPr>
                        <w:rPr>
                          <w:b/>
                          <w:bCs/>
                          <w:smallCaps/>
                          <w:noProof/>
                          <w:color w:val="FFFFFF" w:themeColor="background1"/>
                          <w:sz w:val="36"/>
                          <w:szCs w:val="36"/>
                        </w:rPr>
                      </w:pPr>
                    </w:p>
                    <w:p w14:paraId="7B763196" w14:textId="005946F3" w:rsidR="002B77D3" w:rsidRDefault="002B77D3" w:rsidP="007F28AF">
                      <w:pPr>
                        <w:pStyle w:val="MonthYear"/>
                        <w:rPr>
                          <w:noProof/>
                        </w:rPr>
                      </w:pPr>
                    </w:p>
                    <w:p w14:paraId="6D5319F4" w14:textId="77777777" w:rsidR="00507418" w:rsidRDefault="00507418" w:rsidP="007F28AF">
                      <w:pPr>
                        <w:pStyle w:val="MonthYear"/>
                        <w:rPr>
                          <w:noProof/>
                        </w:rPr>
                      </w:pPr>
                    </w:p>
                    <w:p w14:paraId="7C038AB3" w14:textId="62F53A10" w:rsidR="002B77D3" w:rsidRPr="005C2181" w:rsidRDefault="00630585" w:rsidP="007F28AF">
                      <w:pPr>
                        <w:pStyle w:val="MonthYear"/>
                      </w:pPr>
                      <w:r>
                        <w:rPr>
                          <w:noProof/>
                        </w:rPr>
                        <w:t>April</w:t>
                      </w:r>
                      <w:r w:rsidR="00507418">
                        <w:rPr>
                          <w:noProof/>
                        </w:rPr>
                        <w:t xml:space="preserve"> 2025</w:t>
                      </w:r>
                    </w:p>
                  </w:txbxContent>
                </v:textbox>
                <w10:wrap type="square"/>
              </v:shape>
            </w:pict>
          </mc:Fallback>
        </mc:AlternateContent>
      </w:r>
      <w:r w:rsidR="007C45B6">
        <w:rPr>
          <w:noProof/>
        </w:rPr>
        <w:drawing>
          <wp:anchor distT="0" distB="0" distL="114300" distR="114300" simplePos="0" relativeHeight="251666431" behindDoc="0" locked="0" layoutInCell="1" allowOverlap="1" wp14:anchorId="22C749C6" wp14:editId="69896FF4">
            <wp:simplePos x="0" y="0"/>
            <wp:positionH relativeFrom="column">
              <wp:posOffset>0</wp:posOffset>
            </wp:positionH>
            <wp:positionV relativeFrom="paragraph">
              <wp:posOffset>0</wp:posOffset>
            </wp:positionV>
            <wp:extent cx="7839456" cy="10070592"/>
            <wp:effectExtent l="0" t="0" r="9525" b="6985"/>
            <wp:wrapNone/>
            <wp:docPr id="10" name="Picture 10"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background pattern&#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839456" cy="10070592"/>
                    </a:xfrm>
                    <a:prstGeom prst="rect">
                      <a:avLst/>
                    </a:prstGeom>
                  </pic:spPr>
                </pic:pic>
              </a:graphicData>
            </a:graphic>
          </wp:anchor>
        </w:drawing>
      </w:r>
      <w:r w:rsidR="007C45B6">
        <w:rPr>
          <w:noProof/>
        </w:rPr>
        <mc:AlternateContent>
          <mc:Choice Requires="wps">
            <w:drawing>
              <wp:anchor distT="0" distB="0" distL="114300" distR="114300" simplePos="0" relativeHeight="251667455" behindDoc="0" locked="0" layoutInCell="1" allowOverlap="1" wp14:anchorId="01323BE8" wp14:editId="2FB26A25">
                <wp:simplePos x="0" y="0"/>
                <wp:positionH relativeFrom="column">
                  <wp:posOffset>2828544</wp:posOffset>
                </wp:positionH>
                <wp:positionV relativeFrom="paragraph">
                  <wp:posOffset>9521952</wp:posOffset>
                </wp:positionV>
                <wp:extent cx="2133600" cy="408432"/>
                <wp:effectExtent l="0" t="0" r="0" b="0"/>
                <wp:wrapNone/>
                <wp:docPr id="1" name="Rectangle 1">
                  <a:hlinkClick xmlns:a="http://schemas.openxmlformats.org/drawingml/2006/main" r:id="rId12"/>
                </wp:docPr>
                <wp:cNvGraphicFramePr/>
                <a:graphic xmlns:a="http://schemas.openxmlformats.org/drawingml/2006/main">
                  <a:graphicData uri="http://schemas.microsoft.com/office/word/2010/wordprocessingShape">
                    <wps:wsp>
                      <wps:cNvSpPr/>
                      <wps:spPr>
                        <a:xfrm>
                          <a:off x="0" y="0"/>
                          <a:ext cx="2133600" cy="40843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1D5CEA" id="Rectangle 1" o:spid="_x0000_s1026" href="https://www.kleinschmidtgroup.com/" style="position:absolute;margin-left:222.7pt;margin-top:749.75pt;width:168pt;height:32.15pt;z-index:2516674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" o:button="t" filled="f" stroked="f" strokeweight="1pt">
                <v:fill o:detectmouseclick="t"/>
              </v:rect>
            </w:pict>
          </mc:Fallback>
        </mc:AlternateContent>
      </w:r>
      <w:r w:rsidR="008E5586">
        <w:rPr>
          <w:noProof/>
        </w:rPr>
        <w:drawing>
          <wp:anchor distT="0" distB="0" distL="114300" distR="114300" simplePos="0" relativeHeight="251680768" behindDoc="1" locked="0" layoutInCell="1" allowOverlap="1" wp14:anchorId="41A6F5C0" wp14:editId="642CD78F">
            <wp:simplePos x="0" y="0"/>
            <wp:positionH relativeFrom="column">
              <wp:posOffset>0</wp:posOffset>
            </wp:positionH>
            <wp:positionV relativeFrom="paragraph">
              <wp:posOffset>0</wp:posOffset>
            </wp:positionV>
            <wp:extent cx="7814310" cy="10039350"/>
            <wp:effectExtent l="0" t="0" r="0" b="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0 Proposed Document Template Cover and Doc without Photo V3.jpg"/>
                    <pic:cNvPicPr/>
                  </pic:nvPicPr>
                  <pic:blipFill rotWithShape="1">
                    <a:blip r:embed="rId13">
                      <a:extLst>
                        <a:ext uri="{28A0092B-C50C-407E-A947-70E740481C1C}">
                          <a14:useLocalDpi xmlns:a14="http://schemas.microsoft.com/office/drawing/2010/main" val="0"/>
                        </a:ext>
                      </a:extLst>
                    </a:blip>
                    <a:srcRect l="1" t="-1" r="-542" b="95"/>
                    <a:stretch/>
                  </pic:blipFill>
                  <pic:spPr bwMode="auto">
                    <a:xfrm>
                      <a:off x="0" y="0"/>
                      <a:ext cx="7814310" cy="10039350"/>
                    </a:xfrm>
                    <a:prstGeom prst="rect">
                      <a:avLst/>
                    </a:prstGeom>
                    <a:ln>
                      <a:noFill/>
                    </a:ln>
                    <a:extLst>
                      <a:ext uri="{53640926-AAD7-44D8-BBD7-CCE9431645EC}">
                        <a14:shadowObscured xmlns:a14="http://schemas.microsoft.com/office/drawing/2010/main"/>
                      </a:ext>
                    </a:extLst>
                  </pic:spPr>
                </pic:pic>
              </a:graphicData>
            </a:graphic>
          </wp:anchor>
        </w:drawing>
      </w:r>
      <w:r w:rsidR="007246D8">
        <w:t>s</w:t>
      </w:r>
      <w:bookmarkStart w:id="2" w:name="_Hlk91074918"/>
    </w:p>
    <w:bookmarkEnd w:id="0"/>
    <w:bookmarkEnd w:id="1"/>
    <w:p w14:paraId="3C8EC05B" w14:textId="6DF05FCA" w:rsidR="00507418" w:rsidRDefault="00507418" w:rsidP="006C3E78">
      <w:pPr>
        <w:pStyle w:val="Title"/>
        <w:rPr>
          <w:b w:val="0"/>
          <w:bCs w:val="0"/>
          <w:caps w:val="0"/>
          <w:color w:val="auto"/>
          <w:kern w:val="0"/>
          <w:sz w:val="24"/>
          <w:szCs w:val="24"/>
        </w:rPr>
      </w:pPr>
      <w:r w:rsidRPr="00C078FE">
        <w:lastRenderedPageBreak/>
        <w:t>Table of Contents</w:t>
      </w:r>
      <w:r w:rsidR="0047211D" w:rsidRPr="00815E53">
        <w:rPr>
          <w:rFonts w:eastAsiaTheme="minorHAnsi"/>
          <w:noProof/>
          <w:szCs w:val="22"/>
        </w:rPr>
        <mc:AlternateContent>
          <mc:Choice Requires="wps">
            <w:drawing>
              <wp:anchor distT="45720" distB="45720" distL="114300" distR="114300" simplePos="0" relativeHeight="251668480" behindDoc="0" locked="0" layoutInCell="1" allowOverlap="1" wp14:anchorId="0CBE3597" wp14:editId="39F296E1">
                <wp:simplePos x="0" y="0"/>
                <wp:positionH relativeFrom="margin">
                  <wp:posOffset>8603796</wp:posOffset>
                </wp:positionH>
                <wp:positionV relativeFrom="margin">
                  <wp:posOffset>9736183</wp:posOffset>
                </wp:positionV>
                <wp:extent cx="5097780" cy="10179867"/>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7780" cy="10179867"/>
                        </a:xfrm>
                        <a:prstGeom prst="rect">
                          <a:avLst/>
                        </a:prstGeom>
                        <a:noFill/>
                        <a:ln w="9525">
                          <a:noFill/>
                          <a:miter lim="800000"/>
                          <a:headEnd/>
                          <a:tailEnd/>
                        </a:ln>
                      </wps:spPr>
                      <wps:txbx>
                        <w:txbxContent>
                          <w:p w14:paraId="289ED21C" w14:textId="77777777" w:rsidR="0047211D" w:rsidRPr="00D24190" w:rsidRDefault="0047211D" w:rsidP="0047211D">
                            <w:pPr>
                              <w:pStyle w:val="ReportTitle"/>
                            </w:pPr>
                            <w:r>
                              <w:t>Report Title</w:t>
                            </w:r>
                          </w:p>
                          <w:p w14:paraId="6FEF4A05" w14:textId="77777777" w:rsidR="0047211D" w:rsidRPr="00D24190" w:rsidRDefault="0047211D" w:rsidP="0047211D">
                            <w:pPr>
                              <w:ind w:left="-90"/>
                              <w:jc w:val="left"/>
                              <w:rPr>
                                <w:rFonts w:cs="Segoe UI"/>
                                <w:bCs/>
                                <w:smallCaps/>
                                <w:color w:val="FFFFFF"/>
                                <w:sz w:val="40"/>
                                <w:szCs w:val="40"/>
                              </w:rPr>
                            </w:pPr>
                          </w:p>
                          <w:p w14:paraId="49F79774" w14:textId="0A87FCEA" w:rsidR="0047211D" w:rsidRPr="00D24190" w:rsidRDefault="0047211D" w:rsidP="0047211D">
                            <w:pPr>
                              <w:pStyle w:val="ProjectName"/>
                            </w:pPr>
                            <w:r>
                              <w:t xml:space="preserve">Name of </w:t>
                            </w:r>
                            <w:r w:rsidRPr="00D24190">
                              <w:t>Hydroelectric Project</w:t>
                            </w:r>
                            <w:r>
                              <w:br/>
                              <w:t xml:space="preserve"> (if applicable)</w:t>
                            </w:r>
                          </w:p>
                          <w:p w14:paraId="3A7A1DE0" w14:textId="77777777" w:rsidR="0047211D" w:rsidRPr="00D24190" w:rsidRDefault="0047211D" w:rsidP="0047211D">
                            <w:pPr>
                              <w:ind w:left="-90"/>
                              <w:jc w:val="left"/>
                              <w:rPr>
                                <w:rFonts w:cs="Segoe UI"/>
                                <w:bCs/>
                                <w:smallCaps/>
                                <w:color w:val="FFFFFF"/>
                                <w:sz w:val="28"/>
                              </w:rPr>
                            </w:pPr>
                          </w:p>
                          <w:p w14:paraId="79D8E0F4" w14:textId="77777777" w:rsidR="0047211D" w:rsidRPr="00D24190" w:rsidRDefault="0047211D" w:rsidP="0047211D">
                            <w:pPr>
                              <w:pStyle w:val="FERCNumber"/>
                              <w:rPr>
                                <w:szCs w:val="28"/>
                              </w:rPr>
                            </w:pPr>
                            <w:r w:rsidRPr="00D24190">
                              <w:t xml:space="preserve">FERC No. </w:t>
                            </w:r>
                            <w:r>
                              <w:t>XXXXX (if applicable)</w:t>
                            </w:r>
                          </w:p>
                          <w:p w14:paraId="103AF4E4" w14:textId="77777777" w:rsidR="0047211D" w:rsidRDefault="0047211D" w:rsidP="0047211D">
                            <w:pPr>
                              <w:ind w:left="720"/>
                            </w:pPr>
                          </w:p>
                          <w:p w14:paraId="40D1993B" w14:textId="77777777" w:rsidR="0047211D" w:rsidRDefault="0047211D" w:rsidP="0047211D">
                            <w:pPr>
                              <w:ind w:left="720"/>
                            </w:pPr>
                          </w:p>
                          <w:p w14:paraId="43F0546F" w14:textId="77777777" w:rsidR="0047211D" w:rsidRDefault="0047211D" w:rsidP="0047211D">
                            <w:pPr>
                              <w:ind w:left="720"/>
                            </w:pPr>
                          </w:p>
                          <w:p w14:paraId="75E404A8" w14:textId="77777777" w:rsidR="0047211D" w:rsidRDefault="0047211D" w:rsidP="0047211D">
                            <w:pPr>
                              <w:ind w:left="720"/>
                            </w:pPr>
                          </w:p>
                          <w:p w14:paraId="4793952C" w14:textId="77777777" w:rsidR="0047211D" w:rsidRDefault="0047211D" w:rsidP="0047211D">
                            <w:pPr>
                              <w:ind w:left="720"/>
                            </w:pPr>
                          </w:p>
                          <w:p w14:paraId="03CE8172" w14:textId="77777777" w:rsidR="0047211D" w:rsidRDefault="0047211D" w:rsidP="0047211D">
                            <w:pPr>
                              <w:ind w:left="720"/>
                            </w:pPr>
                          </w:p>
                          <w:p w14:paraId="36AB42AE" w14:textId="77777777" w:rsidR="0047211D" w:rsidRDefault="0047211D" w:rsidP="0047211D">
                            <w:pPr>
                              <w:ind w:left="720"/>
                            </w:pPr>
                          </w:p>
                          <w:p w14:paraId="6329E45A" w14:textId="77777777" w:rsidR="0047211D" w:rsidRDefault="0047211D" w:rsidP="0047211D">
                            <w:pPr>
                              <w:ind w:left="720"/>
                            </w:pPr>
                          </w:p>
                          <w:p w14:paraId="592A340D" w14:textId="77777777" w:rsidR="0047211D" w:rsidRDefault="0047211D" w:rsidP="0047211D">
                            <w:pPr>
                              <w:ind w:left="720"/>
                            </w:pPr>
                          </w:p>
                          <w:p w14:paraId="431BAB04" w14:textId="77777777" w:rsidR="0047211D" w:rsidRDefault="0047211D" w:rsidP="0047211D">
                            <w:pPr>
                              <w:ind w:left="720"/>
                            </w:pPr>
                          </w:p>
                          <w:p w14:paraId="177C9F8F" w14:textId="77777777" w:rsidR="0047211D" w:rsidRDefault="0047211D" w:rsidP="0047211D">
                            <w:pPr>
                              <w:ind w:left="720"/>
                            </w:pPr>
                          </w:p>
                          <w:p w14:paraId="2301E208" w14:textId="77777777" w:rsidR="0047211D" w:rsidRDefault="0047211D" w:rsidP="0047211D">
                            <w:pPr>
                              <w:ind w:left="720"/>
                            </w:pPr>
                          </w:p>
                          <w:p w14:paraId="1A48FF69" w14:textId="77777777" w:rsidR="0047211D" w:rsidRDefault="0047211D" w:rsidP="0047211D">
                            <w:pPr>
                              <w:ind w:left="720"/>
                            </w:pPr>
                          </w:p>
                          <w:p w14:paraId="7D7B22F4" w14:textId="77777777" w:rsidR="0047211D" w:rsidRDefault="0047211D" w:rsidP="0047211D">
                            <w:pPr>
                              <w:ind w:left="720"/>
                            </w:pPr>
                          </w:p>
                          <w:p w14:paraId="77F8D33D" w14:textId="77777777" w:rsidR="0047211D" w:rsidRDefault="0047211D" w:rsidP="0047211D">
                            <w:pPr>
                              <w:ind w:left="720"/>
                            </w:pPr>
                          </w:p>
                          <w:p w14:paraId="0D17E62B" w14:textId="77777777" w:rsidR="0047211D" w:rsidRPr="005E0228" w:rsidRDefault="0047211D" w:rsidP="0047211D">
                            <w:pPr>
                              <w:pStyle w:val="Prepared"/>
                            </w:pPr>
                            <w:r w:rsidRPr="005E0228">
                              <w:t>Prepared for:</w:t>
                            </w:r>
                          </w:p>
                          <w:p w14:paraId="68E5B3FE" w14:textId="77777777" w:rsidR="0047211D" w:rsidRPr="003D6C9D" w:rsidRDefault="0047211D" w:rsidP="0047211D">
                            <w:pPr>
                              <w:pStyle w:val="ClientsName"/>
                            </w:pPr>
                            <w:r>
                              <w:t>Client Name</w:t>
                            </w:r>
                          </w:p>
                          <w:p w14:paraId="4F371634" w14:textId="77777777" w:rsidR="0047211D" w:rsidRDefault="0047211D" w:rsidP="0047211D">
                            <w:pPr>
                              <w:ind w:left="720"/>
                            </w:pPr>
                          </w:p>
                          <w:p w14:paraId="0F5B9732" w14:textId="77777777" w:rsidR="0047211D" w:rsidRPr="005E0228" w:rsidRDefault="0047211D" w:rsidP="0047211D">
                            <w:pPr>
                              <w:pStyle w:val="Prepared"/>
                            </w:pPr>
                            <w:r w:rsidRPr="005E0228">
                              <w:t>Prepared by:</w:t>
                            </w:r>
                          </w:p>
                          <w:p w14:paraId="47C40585" w14:textId="77777777" w:rsidR="0047211D" w:rsidRPr="003D6C9D" w:rsidRDefault="0047211D" w:rsidP="0047211D">
                            <w:pPr>
                              <w:pStyle w:val="ClientsName"/>
                            </w:pPr>
                            <w:r w:rsidRPr="003D6C9D">
                              <w:t xml:space="preserve">Kleinschmidt Associates </w:t>
                            </w:r>
                          </w:p>
                          <w:p w14:paraId="4614AD89" w14:textId="77777777" w:rsidR="0047211D" w:rsidRDefault="0047211D" w:rsidP="0047211D">
                            <w:pPr>
                              <w:autoSpaceDE w:val="0"/>
                              <w:autoSpaceDN w:val="0"/>
                              <w:adjustRightInd w:val="0"/>
                              <w:spacing w:line="241" w:lineRule="atLeast"/>
                              <w:jc w:val="left"/>
                              <w:rPr>
                                <w:rFonts w:cs="Segoe UI"/>
                                <w:bCs/>
                                <w:color w:val="FFFFFF"/>
                                <w:szCs w:val="28"/>
                              </w:rPr>
                            </w:pPr>
                          </w:p>
                          <w:p w14:paraId="22524207" w14:textId="77777777" w:rsidR="0047211D" w:rsidRPr="003D6C9D" w:rsidRDefault="0047211D" w:rsidP="0047211D">
                            <w:pPr>
                              <w:autoSpaceDE w:val="0"/>
                              <w:autoSpaceDN w:val="0"/>
                              <w:adjustRightInd w:val="0"/>
                              <w:spacing w:line="241" w:lineRule="atLeast"/>
                              <w:jc w:val="left"/>
                              <w:rPr>
                                <w:rFonts w:cs="Segoe UI"/>
                                <w:bCs/>
                                <w:color w:val="FFFFFF"/>
                                <w:szCs w:val="28"/>
                              </w:rPr>
                            </w:pPr>
                          </w:p>
                          <w:p w14:paraId="48BBD78A" w14:textId="77777777" w:rsidR="0047211D" w:rsidRPr="003D6C9D" w:rsidRDefault="0047211D" w:rsidP="0047211D">
                            <w:pPr>
                              <w:pStyle w:val="MonthYear"/>
                            </w:pPr>
                            <w:r w:rsidRPr="003D6C9D">
                              <w:t>Month Year</w:t>
                            </w:r>
                          </w:p>
                          <w:p w14:paraId="6948B088" w14:textId="77777777" w:rsidR="0047211D" w:rsidRDefault="0047211D" w:rsidP="0047211D">
                            <w:pPr>
                              <w:ind w:left="7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BE3597" id="_x0000_s1028" type="#_x0000_t202" style="position:absolute;left:0;text-align:left;margin-left:677.45pt;margin-top:766.65pt;width:401.4pt;height:801.5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" filled="f" stroked="f">
                <v:textbox>
                  <w:txbxContent>
                    <w:p w14:paraId="289ED21C" w14:textId="77777777" w:rsidR="0047211D" w:rsidRPr="00D24190" w:rsidRDefault="0047211D" w:rsidP="0047211D">
                      <w:pPr>
                        <w:pStyle w:val="ReportTitle"/>
                      </w:pPr>
                      <w:r>
                        <w:t>Report Title</w:t>
                      </w:r>
                    </w:p>
                    <w:p w14:paraId="6FEF4A05" w14:textId="77777777" w:rsidR="0047211D" w:rsidRPr="00D24190" w:rsidRDefault="0047211D" w:rsidP="0047211D">
                      <w:pPr>
                        <w:ind w:left="-90"/>
                        <w:jc w:val="left"/>
                        <w:rPr>
                          <w:rFonts w:cs="Segoe UI"/>
                          <w:bCs/>
                          <w:smallCaps/>
                          <w:color w:val="FFFFFF"/>
                          <w:sz w:val="40"/>
                          <w:szCs w:val="40"/>
                        </w:rPr>
                      </w:pPr>
                    </w:p>
                    <w:p w14:paraId="49F79774" w14:textId="0A87FCEA" w:rsidR="0047211D" w:rsidRPr="00D24190" w:rsidRDefault="0047211D" w:rsidP="0047211D">
                      <w:pPr>
                        <w:pStyle w:val="ProjectName"/>
                      </w:pPr>
                      <w:r>
                        <w:t xml:space="preserve">Name of </w:t>
                      </w:r>
                      <w:r w:rsidRPr="00D24190">
                        <w:t>Hydroelectric Project</w:t>
                      </w:r>
                      <w:r>
                        <w:br/>
                        <w:t xml:space="preserve"> (if applicable)</w:t>
                      </w:r>
                    </w:p>
                    <w:p w14:paraId="3A7A1DE0" w14:textId="77777777" w:rsidR="0047211D" w:rsidRPr="00D24190" w:rsidRDefault="0047211D" w:rsidP="0047211D">
                      <w:pPr>
                        <w:ind w:left="-90"/>
                        <w:jc w:val="left"/>
                        <w:rPr>
                          <w:rFonts w:cs="Segoe UI"/>
                          <w:bCs/>
                          <w:smallCaps/>
                          <w:color w:val="FFFFFF"/>
                          <w:sz w:val="28"/>
                        </w:rPr>
                      </w:pPr>
                    </w:p>
                    <w:p w14:paraId="79D8E0F4" w14:textId="77777777" w:rsidR="0047211D" w:rsidRPr="00D24190" w:rsidRDefault="0047211D" w:rsidP="0047211D">
                      <w:pPr>
                        <w:pStyle w:val="FERCNumber"/>
                        <w:rPr>
                          <w:szCs w:val="28"/>
                        </w:rPr>
                      </w:pPr>
                      <w:r w:rsidRPr="00D24190">
                        <w:t xml:space="preserve">FERC No. </w:t>
                      </w:r>
                      <w:r>
                        <w:t>XXXXX (if applicable)</w:t>
                      </w:r>
                    </w:p>
                    <w:p w14:paraId="103AF4E4" w14:textId="77777777" w:rsidR="0047211D" w:rsidRDefault="0047211D" w:rsidP="0047211D">
                      <w:pPr>
                        <w:ind w:left="720"/>
                      </w:pPr>
                    </w:p>
                    <w:p w14:paraId="40D1993B" w14:textId="77777777" w:rsidR="0047211D" w:rsidRDefault="0047211D" w:rsidP="0047211D">
                      <w:pPr>
                        <w:ind w:left="720"/>
                      </w:pPr>
                    </w:p>
                    <w:p w14:paraId="43F0546F" w14:textId="77777777" w:rsidR="0047211D" w:rsidRDefault="0047211D" w:rsidP="0047211D">
                      <w:pPr>
                        <w:ind w:left="720"/>
                      </w:pPr>
                    </w:p>
                    <w:p w14:paraId="75E404A8" w14:textId="77777777" w:rsidR="0047211D" w:rsidRDefault="0047211D" w:rsidP="0047211D">
                      <w:pPr>
                        <w:ind w:left="720"/>
                      </w:pPr>
                    </w:p>
                    <w:p w14:paraId="4793952C" w14:textId="77777777" w:rsidR="0047211D" w:rsidRDefault="0047211D" w:rsidP="0047211D">
                      <w:pPr>
                        <w:ind w:left="720"/>
                      </w:pPr>
                    </w:p>
                    <w:p w14:paraId="03CE8172" w14:textId="77777777" w:rsidR="0047211D" w:rsidRDefault="0047211D" w:rsidP="0047211D">
                      <w:pPr>
                        <w:ind w:left="720"/>
                      </w:pPr>
                    </w:p>
                    <w:p w14:paraId="36AB42AE" w14:textId="77777777" w:rsidR="0047211D" w:rsidRDefault="0047211D" w:rsidP="0047211D">
                      <w:pPr>
                        <w:ind w:left="720"/>
                      </w:pPr>
                    </w:p>
                    <w:p w14:paraId="6329E45A" w14:textId="77777777" w:rsidR="0047211D" w:rsidRDefault="0047211D" w:rsidP="0047211D">
                      <w:pPr>
                        <w:ind w:left="720"/>
                      </w:pPr>
                    </w:p>
                    <w:p w14:paraId="592A340D" w14:textId="77777777" w:rsidR="0047211D" w:rsidRDefault="0047211D" w:rsidP="0047211D">
                      <w:pPr>
                        <w:ind w:left="720"/>
                      </w:pPr>
                    </w:p>
                    <w:p w14:paraId="431BAB04" w14:textId="77777777" w:rsidR="0047211D" w:rsidRDefault="0047211D" w:rsidP="0047211D">
                      <w:pPr>
                        <w:ind w:left="720"/>
                      </w:pPr>
                    </w:p>
                    <w:p w14:paraId="177C9F8F" w14:textId="77777777" w:rsidR="0047211D" w:rsidRDefault="0047211D" w:rsidP="0047211D">
                      <w:pPr>
                        <w:ind w:left="720"/>
                      </w:pPr>
                    </w:p>
                    <w:p w14:paraId="2301E208" w14:textId="77777777" w:rsidR="0047211D" w:rsidRDefault="0047211D" w:rsidP="0047211D">
                      <w:pPr>
                        <w:ind w:left="720"/>
                      </w:pPr>
                    </w:p>
                    <w:p w14:paraId="1A48FF69" w14:textId="77777777" w:rsidR="0047211D" w:rsidRDefault="0047211D" w:rsidP="0047211D">
                      <w:pPr>
                        <w:ind w:left="720"/>
                      </w:pPr>
                    </w:p>
                    <w:p w14:paraId="7D7B22F4" w14:textId="77777777" w:rsidR="0047211D" w:rsidRDefault="0047211D" w:rsidP="0047211D">
                      <w:pPr>
                        <w:ind w:left="720"/>
                      </w:pPr>
                    </w:p>
                    <w:p w14:paraId="77F8D33D" w14:textId="77777777" w:rsidR="0047211D" w:rsidRDefault="0047211D" w:rsidP="0047211D">
                      <w:pPr>
                        <w:ind w:left="720"/>
                      </w:pPr>
                    </w:p>
                    <w:p w14:paraId="0D17E62B" w14:textId="77777777" w:rsidR="0047211D" w:rsidRPr="005E0228" w:rsidRDefault="0047211D" w:rsidP="0047211D">
                      <w:pPr>
                        <w:pStyle w:val="Prepared"/>
                      </w:pPr>
                      <w:r w:rsidRPr="005E0228">
                        <w:t>Prepared for:</w:t>
                      </w:r>
                    </w:p>
                    <w:p w14:paraId="68E5B3FE" w14:textId="77777777" w:rsidR="0047211D" w:rsidRPr="003D6C9D" w:rsidRDefault="0047211D" w:rsidP="0047211D">
                      <w:pPr>
                        <w:pStyle w:val="ClientsName"/>
                      </w:pPr>
                      <w:r>
                        <w:t>Client Name</w:t>
                      </w:r>
                    </w:p>
                    <w:p w14:paraId="4F371634" w14:textId="77777777" w:rsidR="0047211D" w:rsidRDefault="0047211D" w:rsidP="0047211D">
                      <w:pPr>
                        <w:ind w:left="720"/>
                      </w:pPr>
                    </w:p>
                    <w:p w14:paraId="0F5B9732" w14:textId="77777777" w:rsidR="0047211D" w:rsidRPr="005E0228" w:rsidRDefault="0047211D" w:rsidP="0047211D">
                      <w:pPr>
                        <w:pStyle w:val="Prepared"/>
                      </w:pPr>
                      <w:r w:rsidRPr="005E0228">
                        <w:t>Prepared by:</w:t>
                      </w:r>
                    </w:p>
                    <w:p w14:paraId="47C40585" w14:textId="77777777" w:rsidR="0047211D" w:rsidRPr="003D6C9D" w:rsidRDefault="0047211D" w:rsidP="0047211D">
                      <w:pPr>
                        <w:pStyle w:val="ClientsName"/>
                      </w:pPr>
                      <w:r w:rsidRPr="003D6C9D">
                        <w:t xml:space="preserve">Kleinschmidt Associates </w:t>
                      </w:r>
                    </w:p>
                    <w:p w14:paraId="4614AD89" w14:textId="77777777" w:rsidR="0047211D" w:rsidRDefault="0047211D" w:rsidP="0047211D">
                      <w:pPr>
                        <w:autoSpaceDE w:val="0"/>
                        <w:autoSpaceDN w:val="0"/>
                        <w:adjustRightInd w:val="0"/>
                        <w:spacing w:line="241" w:lineRule="atLeast"/>
                        <w:jc w:val="left"/>
                        <w:rPr>
                          <w:rFonts w:cs="Segoe UI"/>
                          <w:bCs/>
                          <w:color w:val="FFFFFF"/>
                          <w:szCs w:val="28"/>
                        </w:rPr>
                      </w:pPr>
                    </w:p>
                    <w:p w14:paraId="22524207" w14:textId="77777777" w:rsidR="0047211D" w:rsidRPr="003D6C9D" w:rsidRDefault="0047211D" w:rsidP="0047211D">
                      <w:pPr>
                        <w:autoSpaceDE w:val="0"/>
                        <w:autoSpaceDN w:val="0"/>
                        <w:adjustRightInd w:val="0"/>
                        <w:spacing w:line="241" w:lineRule="atLeast"/>
                        <w:jc w:val="left"/>
                        <w:rPr>
                          <w:rFonts w:cs="Segoe UI"/>
                          <w:bCs/>
                          <w:color w:val="FFFFFF"/>
                          <w:szCs w:val="28"/>
                        </w:rPr>
                      </w:pPr>
                    </w:p>
                    <w:p w14:paraId="48BBD78A" w14:textId="77777777" w:rsidR="0047211D" w:rsidRPr="003D6C9D" w:rsidRDefault="0047211D" w:rsidP="0047211D">
                      <w:pPr>
                        <w:pStyle w:val="MonthYear"/>
                      </w:pPr>
                      <w:r w:rsidRPr="003D6C9D">
                        <w:t>Month Year</w:t>
                      </w:r>
                    </w:p>
                    <w:p w14:paraId="6948B088" w14:textId="77777777" w:rsidR="0047211D" w:rsidRDefault="0047211D" w:rsidP="0047211D">
                      <w:pPr>
                        <w:ind w:left="720"/>
                      </w:pPr>
                    </w:p>
                  </w:txbxContent>
                </v:textbox>
                <w10:wrap type="square" anchorx="margin" anchory="margin"/>
              </v:shape>
            </w:pict>
          </mc:Fallback>
        </mc:AlternateContent>
      </w:r>
    </w:p>
    <w:sdt>
      <w:sdtPr>
        <w:rPr>
          <w:b/>
          <w:bCs/>
          <w:caps w:val="0"/>
        </w:rPr>
        <w:id w:val="1827394018"/>
        <w:docPartObj>
          <w:docPartGallery w:val="Table of Contents"/>
          <w:docPartUnique/>
        </w:docPartObj>
      </w:sdtPr>
      <w:sdtEndPr>
        <w:rPr>
          <w:b w:val="0"/>
          <w:bCs w:val="0"/>
          <w:noProof/>
        </w:rPr>
      </w:sdtEndPr>
      <w:sdtContent>
        <w:p w14:paraId="586FF5B9" w14:textId="14D352BD" w:rsidR="007D5F2D" w:rsidRDefault="000A74AB">
          <w:pPr>
            <w:pStyle w:val="TOC1"/>
            <w:rPr>
              <w:rFonts w:asciiTheme="minorHAnsi" w:eastAsiaTheme="minorEastAsia" w:hAnsiTheme="minorHAnsi"/>
              <w:caps w:val="0"/>
              <w:noProof/>
              <w:kern w:val="2"/>
              <w14:ligatures w14:val="standardContextual"/>
            </w:rPr>
          </w:pPr>
          <w:r w:rsidRPr="009B79ED">
            <w:rPr>
              <w:caps w:val="0"/>
              <w:szCs w:val="22"/>
            </w:rPr>
            <w:fldChar w:fldCharType="begin"/>
          </w:r>
          <w:r w:rsidRPr="009B79ED">
            <w:rPr>
              <w:caps w:val="0"/>
              <w:szCs w:val="22"/>
            </w:rPr>
            <w:instrText xml:space="preserve"> TOC \o "2-3" \h \z \t "Heading 1,1,Exec-Intro,1" </w:instrText>
          </w:r>
          <w:r w:rsidRPr="009B79ED">
            <w:rPr>
              <w:caps w:val="0"/>
              <w:szCs w:val="22"/>
            </w:rPr>
            <w:fldChar w:fldCharType="separate"/>
          </w:r>
          <w:hyperlink w:anchor="_Toc195173424" w:history="1">
            <w:r w:rsidR="007D5F2D" w:rsidRPr="00C70A91">
              <w:rPr>
                <w:rStyle w:val="Hyperlink"/>
                <w:noProof/>
              </w:rPr>
              <w:t>1.0</w:t>
            </w:r>
            <w:r w:rsidR="007D5F2D">
              <w:rPr>
                <w:rFonts w:asciiTheme="minorHAnsi" w:eastAsiaTheme="minorEastAsia" w:hAnsiTheme="minorHAnsi"/>
                <w:caps w:val="0"/>
                <w:noProof/>
                <w:kern w:val="2"/>
                <w14:ligatures w14:val="standardContextual"/>
              </w:rPr>
              <w:tab/>
            </w:r>
            <w:r w:rsidR="007D5F2D" w:rsidRPr="00C70A91">
              <w:rPr>
                <w:rStyle w:val="Hyperlink"/>
                <w:noProof/>
              </w:rPr>
              <w:t>Stryke Introduction</w:t>
            </w:r>
            <w:r w:rsidR="007D5F2D">
              <w:rPr>
                <w:noProof/>
                <w:webHidden/>
              </w:rPr>
              <w:tab/>
            </w:r>
            <w:r w:rsidR="007D5F2D">
              <w:rPr>
                <w:noProof/>
                <w:webHidden/>
              </w:rPr>
              <w:fldChar w:fldCharType="begin"/>
            </w:r>
            <w:r w:rsidR="007D5F2D">
              <w:rPr>
                <w:noProof/>
                <w:webHidden/>
              </w:rPr>
              <w:instrText xml:space="preserve"> PAGEREF _Toc195173424 \h </w:instrText>
            </w:r>
            <w:r w:rsidR="007D5F2D">
              <w:rPr>
                <w:noProof/>
                <w:webHidden/>
              </w:rPr>
            </w:r>
            <w:r w:rsidR="007D5F2D">
              <w:rPr>
                <w:noProof/>
                <w:webHidden/>
              </w:rPr>
              <w:fldChar w:fldCharType="separate"/>
            </w:r>
            <w:r w:rsidR="007D5F2D">
              <w:rPr>
                <w:noProof/>
                <w:webHidden/>
              </w:rPr>
              <w:t>1</w:t>
            </w:r>
            <w:r w:rsidR="007D5F2D">
              <w:rPr>
                <w:noProof/>
                <w:webHidden/>
              </w:rPr>
              <w:fldChar w:fldCharType="end"/>
            </w:r>
          </w:hyperlink>
        </w:p>
        <w:p w14:paraId="5A328E5A" w14:textId="477675B1" w:rsidR="007D5F2D" w:rsidRDefault="007D5F2D">
          <w:pPr>
            <w:pStyle w:val="TOC1"/>
            <w:rPr>
              <w:rFonts w:asciiTheme="minorHAnsi" w:eastAsiaTheme="minorEastAsia" w:hAnsiTheme="minorHAnsi"/>
              <w:caps w:val="0"/>
              <w:noProof/>
              <w:kern w:val="2"/>
              <w14:ligatures w14:val="standardContextual"/>
            </w:rPr>
          </w:pPr>
          <w:hyperlink w:anchor="_Toc195173425" w:history="1">
            <w:r w:rsidRPr="00C70A91">
              <w:rPr>
                <w:rStyle w:val="Hyperlink"/>
                <w:noProof/>
              </w:rPr>
              <w:t>2.0</w:t>
            </w:r>
            <w:r>
              <w:rPr>
                <w:rFonts w:asciiTheme="minorHAnsi" w:eastAsiaTheme="minorEastAsia" w:hAnsiTheme="minorHAnsi"/>
                <w:caps w:val="0"/>
                <w:noProof/>
                <w:kern w:val="2"/>
                <w14:ligatures w14:val="standardContextual"/>
              </w:rPr>
              <w:tab/>
            </w:r>
            <w:r w:rsidRPr="00C70A91">
              <w:rPr>
                <w:rStyle w:val="Hyperlink"/>
                <w:noProof/>
              </w:rPr>
              <w:t>Fit Entrainment Rates</w:t>
            </w:r>
            <w:r>
              <w:rPr>
                <w:noProof/>
                <w:webHidden/>
              </w:rPr>
              <w:tab/>
            </w:r>
            <w:r>
              <w:rPr>
                <w:noProof/>
                <w:webHidden/>
              </w:rPr>
              <w:fldChar w:fldCharType="begin"/>
            </w:r>
            <w:r>
              <w:rPr>
                <w:noProof/>
                <w:webHidden/>
              </w:rPr>
              <w:instrText xml:space="preserve"> PAGEREF _Toc195173425 \h </w:instrText>
            </w:r>
            <w:r>
              <w:rPr>
                <w:noProof/>
                <w:webHidden/>
              </w:rPr>
            </w:r>
            <w:r>
              <w:rPr>
                <w:noProof/>
                <w:webHidden/>
              </w:rPr>
              <w:fldChar w:fldCharType="separate"/>
            </w:r>
            <w:r>
              <w:rPr>
                <w:noProof/>
                <w:webHidden/>
              </w:rPr>
              <w:t>3</w:t>
            </w:r>
            <w:r>
              <w:rPr>
                <w:noProof/>
                <w:webHidden/>
              </w:rPr>
              <w:fldChar w:fldCharType="end"/>
            </w:r>
          </w:hyperlink>
        </w:p>
        <w:p w14:paraId="608BEBDC" w14:textId="13F578BD" w:rsidR="007D5F2D" w:rsidRDefault="007D5F2D">
          <w:pPr>
            <w:pStyle w:val="TOC1"/>
            <w:rPr>
              <w:rFonts w:asciiTheme="minorHAnsi" w:eastAsiaTheme="minorEastAsia" w:hAnsiTheme="minorHAnsi"/>
              <w:caps w:val="0"/>
              <w:noProof/>
              <w:kern w:val="2"/>
              <w14:ligatures w14:val="standardContextual"/>
            </w:rPr>
          </w:pPr>
          <w:hyperlink w:anchor="_Toc195173426" w:history="1">
            <w:r w:rsidRPr="00C70A91">
              <w:rPr>
                <w:rStyle w:val="Hyperlink"/>
                <w:noProof/>
              </w:rPr>
              <w:t>3.0</w:t>
            </w:r>
            <w:r>
              <w:rPr>
                <w:rFonts w:asciiTheme="minorHAnsi" w:eastAsiaTheme="minorEastAsia" w:hAnsiTheme="minorHAnsi"/>
                <w:caps w:val="0"/>
                <w:noProof/>
                <w:kern w:val="2"/>
                <w14:ligatures w14:val="standardContextual"/>
              </w:rPr>
              <w:tab/>
            </w:r>
            <w:r w:rsidRPr="00C70A91">
              <w:rPr>
                <w:rStyle w:val="Hyperlink"/>
                <w:noProof/>
              </w:rPr>
              <w:t>Web Application</w:t>
            </w:r>
            <w:r>
              <w:rPr>
                <w:noProof/>
                <w:webHidden/>
              </w:rPr>
              <w:tab/>
            </w:r>
            <w:r>
              <w:rPr>
                <w:noProof/>
                <w:webHidden/>
              </w:rPr>
              <w:fldChar w:fldCharType="begin"/>
            </w:r>
            <w:r>
              <w:rPr>
                <w:noProof/>
                <w:webHidden/>
              </w:rPr>
              <w:instrText xml:space="preserve"> PAGEREF _Toc195173426 \h </w:instrText>
            </w:r>
            <w:r>
              <w:rPr>
                <w:noProof/>
                <w:webHidden/>
              </w:rPr>
            </w:r>
            <w:r>
              <w:rPr>
                <w:noProof/>
                <w:webHidden/>
              </w:rPr>
              <w:fldChar w:fldCharType="separate"/>
            </w:r>
            <w:r>
              <w:rPr>
                <w:noProof/>
                <w:webHidden/>
              </w:rPr>
              <w:t>5</w:t>
            </w:r>
            <w:r>
              <w:rPr>
                <w:noProof/>
                <w:webHidden/>
              </w:rPr>
              <w:fldChar w:fldCharType="end"/>
            </w:r>
          </w:hyperlink>
        </w:p>
        <w:p w14:paraId="72E4369A" w14:textId="3CDE4D4A" w:rsidR="007D5F2D" w:rsidRDefault="007D5F2D">
          <w:pPr>
            <w:pStyle w:val="TOC2"/>
            <w:tabs>
              <w:tab w:val="left" w:pos="1440"/>
            </w:tabs>
            <w:rPr>
              <w:rFonts w:asciiTheme="minorHAnsi" w:eastAsiaTheme="minorEastAsia" w:hAnsiTheme="minorHAnsi"/>
              <w:noProof/>
              <w:kern w:val="2"/>
              <w14:ligatures w14:val="standardContextual"/>
            </w:rPr>
          </w:pPr>
          <w:hyperlink w:anchor="_Toc195173427" w:history="1">
            <w:r w:rsidRPr="00C70A91">
              <w:rPr>
                <w:rStyle w:val="Hyperlink"/>
                <w:noProof/>
              </w:rPr>
              <w:t>3.1</w:t>
            </w:r>
            <w:r>
              <w:rPr>
                <w:rFonts w:asciiTheme="minorHAnsi" w:eastAsiaTheme="minorEastAsia" w:hAnsiTheme="minorHAnsi"/>
                <w:noProof/>
                <w:kern w:val="2"/>
                <w14:ligatures w14:val="standardContextual"/>
              </w:rPr>
              <w:tab/>
            </w:r>
            <w:r w:rsidRPr="00C70A91">
              <w:rPr>
                <w:rStyle w:val="Hyperlink"/>
                <w:noProof/>
              </w:rPr>
              <w:t>Create New Project</w:t>
            </w:r>
            <w:r>
              <w:rPr>
                <w:noProof/>
                <w:webHidden/>
              </w:rPr>
              <w:tab/>
            </w:r>
            <w:r>
              <w:rPr>
                <w:noProof/>
                <w:webHidden/>
              </w:rPr>
              <w:fldChar w:fldCharType="begin"/>
            </w:r>
            <w:r>
              <w:rPr>
                <w:noProof/>
                <w:webHidden/>
              </w:rPr>
              <w:instrText xml:space="preserve"> PAGEREF _Toc195173427 \h </w:instrText>
            </w:r>
            <w:r>
              <w:rPr>
                <w:noProof/>
                <w:webHidden/>
              </w:rPr>
            </w:r>
            <w:r>
              <w:rPr>
                <w:noProof/>
                <w:webHidden/>
              </w:rPr>
              <w:fldChar w:fldCharType="separate"/>
            </w:r>
            <w:r>
              <w:rPr>
                <w:noProof/>
                <w:webHidden/>
              </w:rPr>
              <w:t>6</w:t>
            </w:r>
            <w:r>
              <w:rPr>
                <w:noProof/>
                <w:webHidden/>
              </w:rPr>
              <w:fldChar w:fldCharType="end"/>
            </w:r>
          </w:hyperlink>
        </w:p>
        <w:p w14:paraId="380FB06D" w14:textId="361CD5D9" w:rsidR="007D5F2D" w:rsidRDefault="007D5F2D">
          <w:pPr>
            <w:pStyle w:val="TOC2"/>
            <w:tabs>
              <w:tab w:val="left" w:pos="1440"/>
            </w:tabs>
            <w:rPr>
              <w:rFonts w:asciiTheme="minorHAnsi" w:eastAsiaTheme="minorEastAsia" w:hAnsiTheme="minorHAnsi"/>
              <w:noProof/>
              <w:kern w:val="2"/>
              <w14:ligatures w14:val="standardContextual"/>
            </w:rPr>
          </w:pPr>
          <w:hyperlink w:anchor="_Toc195173428" w:history="1">
            <w:r w:rsidRPr="00C70A91">
              <w:rPr>
                <w:rStyle w:val="Hyperlink"/>
                <w:noProof/>
              </w:rPr>
              <w:t>3.2</w:t>
            </w:r>
            <w:r>
              <w:rPr>
                <w:rFonts w:asciiTheme="minorHAnsi" w:eastAsiaTheme="minorEastAsia" w:hAnsiTheme="minorHAnsi"/>
                <w:noProof/>
                <w:kern w:val="2"/>
                <w14:ligatures w14:val="standardContextual"/>
              </w:rPr>
              <w:tab/>
            </w:r>
            <w:r w:rsidRPr="00C70A91">
              <w:rPr>
                <w:rStyle w:val="Hyperlink"/>
                <w:noProof/>
              </w:rPr>
              <w:t>Flow Scenarios</w:t>
            </w:r>
            <w:r>
              <w:rPr>
                <w:noProof/>
                <w:webHidden/>
              </w:rPr>
              <w:tab/>
            </w:r>
            <w:r>
              <w:rPr>
                <w:noProof/>
                <w:webHidden/>
              </w:rPr>
              <w:fldChar w:fldCharType="begin"/>
            </w:r>
            <w:r>
              <w:rPr>
                <w:noProof/>
                <w:webHidden/>
              </w:rPr>
              <w:instrText xml:space="preserve"> PAGEREF _Toc195173428 \h </w:instrText>
            </w:r>
            <w:r>
              <w:rPr>
                <w:noProof/>
                <w:webHidden/>
              </w:rPr>
            </w:r>
            <w:r>
              <w:rPr>
                <w:noProof/>
                <w:webHidden/>
              </w:rPr>
              <w:fldChar w:fldCharType="separate"/>
            </w:r>
            <w:r>
              <w:rPr>
                <w:noProof/>
                <w:webHidden/>
              </w:rPr>
              <w:t>6</w:t>
            </w:r>
            <w:r>
              <w:rPr>
                <w:noProof/>
                <w:webHidden/>
              </w:rPr>
              <w:fldChar w:fldCharType="end"/>
            </w:r>
          </w:hyperlink>
        </w:p>
        <w:p w14:paraId="4CF01073" w14:textId="49B821B0" w:rsidR="007D5F2D" w:rsidRDefault="007D5F2D">
          <w:pPr>
            <w:pStyle w:val="TOC2"/>
            <w:tabs>
              <w:tab w:val="left" w:pos="1440"/>
            </w:tabs>
            <w:rPr>
              <w:rFonts w:asciiTheme="minorHAnsi" w:eastAsiaTheme="minorEastAsia" w:hAnsiTheme="minorHAnsi"/>
              <w:noProof/>
              <w:kern w:val="2"/>
              <w14:ligatures w14:val="standardContextual"/>
            </w:rPr>
          </w:pPr>
          <w:hyperlink w:anchor="_Toc195173429" w:history="1">
            <w:r w:rsidRPr="00C70A91">
              <w:rPr>
                <w:rStyle w:val="Hyperlink"/>
                <w:noProof/>
              </w:rPr>
              <w:t>3.3</w:t>
            </w:r>
            <w:r>
              <w:rPr>
                <w:rFonts w:asciiTheme="minorHAnsi" w:eastAsiaTheme="minorEastAsia" w:hAnsiTheme="minorHAnsi"/>
                <w:noProof/>
                <w:kern w:val="2"/>
                <w14:ligatures w14:val="standardContextual"/>
              </w:rPr>
              <w:tab/>
            </w:r>
            <w:r w:rsidRPr="00C70A91">
              <w:rPr>
                <w:rStyle w:val="Hyperlink"/>
                <w:noProof/>
              </w:rPr>
              <w:t>Facility Information</w:t>
            </w:r>
            <w:r>
              <w:rPr>
                <w:noProof/>
                <w:webHidden/>
              </w:rPr>
              <w:tab/>
            </w:r>
            <w:r>
              <w:rPr>
                <w:noProof/>
                <w:webHidden/>
              </w:rPr>
              <w:fldChar w:fldCharType="begin"/>
            </w:r>
            <w:r>
              <w:rPr>
                <w:noProof/>
                <w:webHidden/>
              </w:rPr>
              <w:instrText xml:space="preserve"> PAGEREF _Toc195173429 \h </w:instrText>
            </w:r>
            <w:r>
              <w:rPr>
                <w:noProof/>
                <w:webHidden/>
              </w:rPr>
            </w:r>
            <w:r>
              <w:rPr>
                <w:noProof/>
                <w:webHidden/>
              </w:rPr>
              <w:fldChar w:fldCharType="separate"/>
            </w:r>
            <w:r>
              <w:rPr>
                <w:noProof/>
                <w:webHidden/>
              </w:rPr>
              <w:t>6</w:t>
            </w:r>
            <w:r>
              <w:rPr>
                <w:noProof/>
                <w:webHidden/>
              </w:rPr>
              <w:fldChar w:fldCharType="end"/>
            </w:r>
          </w:hyperlink>
        </w:p>
        <w:p w14:paraId="30B3F73A" w14:textId="40DFE2E5" w:rsidR="007D5F2D" w:rsidRDefault="007D5F2D">
          <w:pPr>
            <w:pStyle w:val="TOC2"/>
            <w:tabs>
              <w:tab w:val="left" w:pos="1440"/>
            </w:tabs>
            <w:rPr>
              <w:rFonts w:asciiTheme="minorHAnsi" w:eastAsiaTheme="minorEastAsia" w:hAnsiTheme="minorHAnsi"/>
              <w:noProof/>
              <w:kern w:val="2"/>
              <w14:ligatures w14:val="standardContextual"/>
            </w:rPr>
          </w:pPr>
          <w:hyperlink w:anchor="_Toc195173430" w:history="1">
            <w:r w:rsidRPr="00C70A91">
              <w:rPr>
                <w:rStyle w:val="Hyperlink"/>
                <w:noProof/>
              </w:rPr>
              <w:t>3.4</w:t>
            </w:r>
            <w:r>
              <w:rPr>
                <w:rFonts w:asciiTheme="minorHAnsi" w:eastAsiaTheme="minorEastAsia" w:hAnsiTheme="minorHAnsi"/>
                <w:noProof/>
                <w:kern w:val="2"/>
                <w14:ligatures w14:val="standardContextual"/>
              </w:rPr>
              <w:tab/>
            </w:r>
            <w:r w:rsidRPr="00C70A91">
              <w:rPr>
                <w:rStyle w:val="Hyperlink"/>
                <w:noProof/>
              </w:rPr>
              <w:t>Unit Parameters</w:t>
            </w:r>
            <w:r>
              <w:rPr>
                <w:noProof/>
                <w:webHidden/>
              </w:rPr>
              <w:tab/>
            </w:r>
            <w:r>
              <w:rPr>
                <w:noProof/>
                <w:webHidden/>
              </w:rPr>
              <w:fldChar w:fldCharType="begin"/>
            </w:r>
            <w:r>
              <w:rPr>
                <w:noProof/>
                <w:webHidden/>
              </w:rPr>
              <w:instrText xml:space="preserve"> PAGEREF _Toc195173430 \h </w:instrText>
            </w:r>
            <w:r>
              <w:rPr>
                <w:noProof/>
                <w:webHidden/>
              </w:rPr>
            </w:r>
            <w:r>
              <w:rPr>
                <w:noProof/>
                <w:webHidden/>
              </w:rPr>
              <w:fldChar w:fldCharType="separate"/>
            </w:r>
            <w:r>
              <w:rPr>
                <w:noProof/>
                <w:webHidden/>
              </w:rPr>
              <w:t>7</w:t>
            </w:r>
            <w:r>
              <w:rPr>
                <w:noProof/>
                <w:webHidden/>
              </w:rPr>
              <w:fldChar w:fldCharType="end"/>
            </w:r>
          </w:hyperlink>
        </w:p>
        <w:p w14:paraId="032031AF" w14:textId="52422703" w:rsidR="007D5F2D" w:rsidRDefault="007D5F2D">
          <w:pPr>
            <w:pStyle w:val="TOC2"/>
            <w:tabs>
              <w:tab w:val="left" w:pos="1440"/>
            </w:tabs>
            <w:rPr>
              <w:rFonts w:asciiTheme="minorHAnsi" w:eastAsiaTheme="minorEastAsia" w:hAnsiTheme="minorHAnsi"/>
              <w:noProof/>
              <w:kern w:val="2"/>
              <w14:ligatures w14:val="standardContextual"/>
            </w:rPr>
          </w:pPr>
          <w:hyperlink w:anchor="_Toc195173431" w:history="1">
            <w:r w:rsidRPr="00C70A91">
              <w:rPr>
                <w:rStyle w:val="Hyperlink"/>
                <w:noProof/>
              </w:rPr>
              <w:t>3.5</w:t>
            </w:r>
            <w:r>
              <w:rPr>
                <w:rFonts w:asciiTheme="minorHAnsi" w:eastAsiaTheme="minorEastAsia" w:hAnsiTheme="minorHAnsi"/>
                <w:noProof/>
                <w:kern w:val="2"/>
                <w14:ligatures w14:val="standardContextual"/>
              </w:rPr>
              <w:tab/>
            </w:r>
            <w:r w:rsidRPr="00C70A91">
              <w:rPr>
                <w:rStyle w:val="Hyperlink"/>
                <w:noProof/>
              </w:rPr>
              <w:t>Operating Scenarios</w:t>
            </w:r>
            <w:r>
              <w:rPr>
                <w:noProof/>
                <w:webHidden/>
              </w:rPr>
              <w:tab/>
            </w:r>
            <w:r>
              <w:rPr>
                <w:noProof/>
                <w:webHidden/>
              </w:rPr>
              <w:fldChar w:fldCharType="begin"/>
            </w:r>
            <w:r>
              <w:rPr>
                <w:noProof/>
                <w:webHidden/>
              </w:rPr>
              <w:instrText xml:space="preserve"> PAGEREF _Toc195173431 \h </w:instrText>
            </w:r>
            <w:r>
              <w:rPr>
                <w:noProof/>
                <w:webHidden/>
              </w:rPr>
            </w:r>
            <w:r>
              <w:rPr>
                <w:noProof/>
                <w:webHidden/>
              </w:rPr>
              <w:fldChar w:fldCharType="separate"/>
            </w:r>
            <w:r>
              <w:rPr>
                <w:noProof/>
                <w:webHidden/>
              </w:rPr>
              <w:t>7</w:t>
            </w:r>
            <w:r>
              <w:rPr>
                <w:noProof/>
                <w:webHidden/>
              </w:rPr>
              <w:fldChar w:fldCharType="end"/>
            </w:r>
          </w:hyperlink>
        </w:p>
        <w:p w14:paraId="051EB03D" w14:textId="323291FE" w:rsidR="007D5F2D" w:rsidRDefault="007D5F2D">
          <w:pPr>
            <w:pStyle w:val="TOC2"/>
            <w:tabs>
              <w:tab w:val="left" w:pos="1440"/>
            </w:tabs>
            <w:rPr>
              <w:rFonts w:asciiTheme="minorHAnsi" w:eastAsiaTheme="minorEastAsia" w:hAnsiTheme="minorHAnsi"/>
              <w:noProof/>
              <w:kern w:val="2"/>
              <w14:ligatures w14:val="standardContextual"/>
            </w:rPr>
          </w:pPr>
          <w:hyperlink w:anchor="_Toc195173432" w:history="1">
            <w:r w:rsidRPr="00C70A91">
              <w:rPr>
                <w:rStyle w:val="Hyperlink"/>
                <w:noProof/>
              </w:rPr>
              <w:t>3.6</w:t>
            </w:r>
            <w:r>
              <w:rPr>
                <w:rFonts w:asciiTheme="minorHAnsi" w:eastAsiaTheme="minorEastAsia" w:hAnsiTheme="minorHAnsi"/>
                <w:noProof/>
                <w:kern w:val="2"/>
                <w14:ligatures w14:val="standardContextual"/>
              </w:rPr>
              <w:tab/>
            </w:r>
            <w:r w:rsidRPr="00C70A91">
              <w:rPr>
                <w:rStyle w:val="Hyperlink"/>
                <w:noProof/>
              </w:rPr>
              <w:t>Population Parameters</w:t>
            </w:r>
            <w:r>
              <w:rPr>
                <w:noProof/>
                <w:webHidden/>
              </w:rPr>
              <w:tab/>
            </w:r>
            <w:r>
              <w:rPr>
                <w:noProof/>
                <w:webHidden/>
              </w:rPr>
              <w:fldChar w:fldCharType="begin"/>
            </w:r>
            <w:r>
              <w:rPr>
                <w:noProof/>
                <w:webHidden/>
              </w:rPr>
              <w:instrText xml:space="preserve"> PAGEREF _Toc195173432 \h </w:instrText>
            </w:r>
            <w:r>
              <w:rPr>
                <w:noProof/>
                <w:webHidden/>
              </w:rPr>
            </w:r>
            <w:r>
              <w:rPr>
                <w:noProof/>
                <w:webHidden/>
              </w:rPr>
              <w:fldChar w:fldCharType="separate"/>
            </w:r>
            <w:r>
              <w:rPr>
                <w:noProof/>
                <w:webHidden/>
              </w:rPr>
              <w:t>7</w:t>
            </w:r>
            <w:r>
              <w:rPr>
                <w:noProof/>
                <w:webHidden/>
              </w:rPr>
              <w:fldChar w:fldCharType="end"/>
            </w:r>
          </w:hyperlink>
        </w:p>
        <w:p w14:paraId="055BC758" w14:textId="4B2EA2B9" w:rsidR="007D5F2D" w:rsidRDefault="007D5F2D">
          <w:pPr>
            <w:pStyle w:val="TOC2"/>
            <w:tabs>
              <w:tab w:val="left" w:pos="1440"/>
            </w:tabs>
            <w:rPr>
              <w:rFonts w:asciiTheme="minorHAnsi" w:eastAsiaTheme="minorEastAsia" w:hAnsiTheme="minorHAnsi"/>
              <w:noProof/>
              <w:kern w:val="2"/>
              <w14:ligatures w14:val="standardContextual"/>
            </w:rPr>
          </w:pPr>
          <w:hyperlink w:anchor="_Toc195173433" w:history="1">
            <w:r w:rsidRPr="00C70A91">
              <w:rPr>
                <w:rStyle w:val="Hyperlink"/>
                <w:noProof/>
              </w:rPr>
              <w:t>3.7</w:t>
            </w:r>
            <w:r>
              <w:rPr>
                <w:rFonts w:asciiTheme="minorHAnsi" w:eastAsiaTheme="minorEastAsia" w:hAnsiTheme="minorHAnsi"/>
                <w:noProof/>
                <w:kern w:val="2"/>
                <w14:ligatures w14:val="standardContextual"/>
              </w:rPr>
              <w:tab/>
            </w:r>
            <w:r w:rsidRPr="00C70A91">
              <w:rPr>
                <w:rStyle w:val="Hyperlink"/>
                <w:noProof/>
              </w:rPr>
              <w:t>Graph Data (Migratory Route Creation)</w:t>
            </w:r>
            <w:r>
              <w:rPr>
                <w:noProof/>
                <w:webHidden/>
              </w:rPr>
              <w:tab/>
            </w:r>
            <w:r>
              <w:rPr>
                <w:noProof/>
                <w:webHidden/>
              </w:rPr>
              <w:fldChar w:fldCharType="begin"/>
            </w:r>
            <w:r>
              <w:rPr>
                <w:noProof/>
                <w:webHidden/>
              </w:rPr>
              <w:instrText xml:space="preserve"> PAGEREF _Toc195173433 \h </w:instrText>
            </w:r>
            <w:r>
              <w:rPr>
                <w:noProof/>
                <w:webHidden/>
              </w:rPr>
            </w:r>
            <w:r>
              <w:rPr>
                <w:noProof/>
                <w:webHidden/>
              </w:rPr>
              <w:fldChar w:fldCharType="separate"/>
            </w:r>
            <w:r>
              <w:rPr>
                <w:noProof/>
                <w:webHidden/>
              </w:rPr>
              <w:t>8</w:t>
            </w:r>
            <w:r>
              <w:rPr>
                <w:noProof/>
                <w:webHidden/>
              </w:rPr>
              <w:fldChar w:fldCharType="end"/>
            </w:r>
          </w:hyperlink>
        </w:p>
        <w:p w14:paraId="2CFB2166" w14:textId="3EC5979B" w:rsidR="007D5F2D" w:rsidRDefault="007D5F2D">
          <w:pPr>
            <w:pStyle w:val="TOC2"/>
            <w:tabs>
              <w:tab w:val="left" w:pos="1440"/>
            </w:tabs>
            <w:rPr>
              <w:rFonts w:asciiTheme="minorHAnsi" w:eastAsiaTheme="minorEastAsia" w:hAnsiTheme="minorHAnsi"/>
              <w:noProof/>
              <w:kern w:val="2"/>
              <w14:ligatures w14:val="standardContextual"/>
            </w:rPr>
          </w:pPr>
          <w:hyperlink w:anchor="_Toc195173434" w:history="1">
            <w:r w:rsidRPr="00C70A91">
              <w:rPr>
                <w:rStyle w:val="Hyperlink"/>
                <w:noProof/>
              </w:rPr>
              <w:t>3.8</w:t>
            </w:r>
            <w:r>
              <w:rPr>
                <w:rFonts w:asciiTheme="minorHAnsi" w:eastAsiaTheme="minorEastAsia" w:hAnsiTheme="minorHAnsi"/>
                <w:noProof/>
                <w:kern w:val="2"/>
                <w14:ligatures w14:val="standardContextual"/>
              </w:rPr>
              <w:tab/>
            </w:r>
            <w:r w:rsidRPr="00C70A91">
              <w:rPr>
                <w:rStyle w:val="Hyperlink"/>
                <w:noProof/>
              </w:rPr>
              <w:t>Simulation Outputs</w:t>
            </w:r>
            <w:r>
              <w:rPr>
                <w:noProof/>
                <w:webHidden/>
              </w:rPr>
              <w:tab/>
            </w:r>
            <w:r>
              <w:rPr>
                <w:noProof/>
                <w:webHidden/>
              </w:rPr>
              <w:fldChar w:fldCharType="begin"/>
            </w:r>
            <w:r>
              <w:rPr>
                <w:noProof/>
                <w:webHidden/>
              </w:rPr>
              <w:instrText xml:space="preserve"> PAGEREF _Toc195173434 \h </w:instrText>
            </w:r>
            <w:r>
              <w:rPr>
                <w:noProof/>
                <w:webHidden/>
              </w:rPr>
            </w:r>
            <w:r>
              <w:rPr>
                <w:noProof/>
                <w:webHidden/>
              </w:rPr>
              <w:fldChar w:fldCharType="separate"/>
            </w:r>
            <w:r>
              <w:rPr>
                <w:noProof/>
                <w:webHidden/>
              </w:rPr>
              <w:t>8</w:t>
            </w:r>
            <w:r>
              <w:rPr>
                <w:noProof/>
                <w:webHidden/>
              </w:rPr>
              <w:fldChar w:fldCharType="end"/>
            </w:r>
          </w:hyperlink>
        </w:p>
        <w:p w14:paraId="393D179B" w14:textId="32E2DC3A" w:rsidR="007D5F2D" w:rsidRDefault="007D5F2D">
          <w:pPr>
            <w:pStyle w:val="TOC1"/>
            <w:rPr>
              <w:rFonts w:asciiTheme="minorHAnsi" w:eastAsiaTheme="minorEastAsia" w:hAnsiTheme="minorHAnsi"/>
              <w:caps w:val="0"/>
              <w:noProof/>
              <w:kern w:val="2"/>
              <w14:ligatures w14:val="standardContextual"/>
            </w:rPr>
          </w:pPr>
          <w:hyperlink w:anchor="_Toc195173435" w:history="1">
            <w:r w:rsidRPr="00C70A91">
              <w:rPr>
                <w:rStyle w:val="Hyperlink"/>
                <w:noProof/>
              </w:rPr>
              <w:t>4.0</w:t>
            </w:r>
            <w:r>
              <w:rPr>
                <w:rFonts w:asciiTheme="minorHAnsi" w:eastAsiaTheme="minorEastAsia" w:hAnsiTheme="minorHAnsi"/>
                <w:caps w:val="0"/>
                <w:noProof/>
                <w:kern w:val="2"/>
                <w14:ligatures w14:val="standardContextual"/>
              </w:rPr>
              <w:tab/>
            </w:r>
            <w:r w:rsidRPr="00C70A91">
              <w:rPr>
                <w:rStyle w:val="Hyperlink"/>
                <w:noProof/>
              </w:rPr>
              <w:t>Spreadsheet Interface</w:t>
            </w:r>
            <w:r>
              <w:rPr>
                <w:noProof/>
                <w:webHidden/>
              </w:rPr>
              <w:tab/>
            </w:r>
            <w:r>
              <w:rPr>
                <w:noProof/>
                <w:webHidden/>
              </w:rPr>
              <w:fldChar w:fldCharType="begin"/>
            </w:r>
            <w:r>
              <w:rPr>
                <w:noProof/>
                <w:webHidden/>
              </w:rPr>
              <w:instrText xml:space="preserve"> PAGEREF _Toc195173435 \h </w:instrText>
            </w:r>
            <w:r>
              <w:rPr>
                <w:noProof/>
                <w:webHidden/>
              </w:rPr>
            </w:r>
            <w:r>
              <w:rPr>
                <w:noProof/>
                <w:webHidden/>
              </w:rPr>
              <w:fldChar w:fldCharType="separate"/>
            </w:r>
            <w:r>
              <w:rPr>
                <w:noProof/>
                <w:webHidden/>
              </w:rPr>
              <w:t>9</w:t>
            </w:r>
            <w:r>
              <w:rPr>
                <w:noProof/>
                <w:webHidden/>
              </w:rPr>
              <w:fldChar w:fldCharType="end"/>
            </w:r>
          </w:hyperlink>
        </w:p>
        <w:p w14:paraId="77BF682D" w14:textId="722E4055" w:rsidR="007D5F2D" w:rsidRDefault="007D5F2D">
          <w:pPr>
            <w:pStyle w:val="TOC2"/>
            <w:tabs>
              <w:tab w:val="left" w:pos="1440"/>
            </w:tabs>
            <w:rPr>
              <w:rFonts w:asciiTheme="minorHAnsi" w:eastAsiaTheme="minorEastAsia" w:hAnsiTheme="minorHAnsi"/>
              <w:noProof/>
              <w:kern w:val="2"/>
              <w14:ligatures w14:val="standardContextual"/>
            </w:rPr>
          </w:pPr>
          <w:hyperlink w:anchor="_Toc195173436" w:history="1">
            <w:r w:rsidRPr="00C70A91">
              <w:rPr>
                <w:rStyle w:val="Hyperlink"/>
                <w:noProof/>
              </w:rPr>
              <w:t>4.1</w:t>
            </w:r>
            <w:r>
              <w:rPr>
                <w:rFonts w:asciiTheme="minorHAnsi" w:eastAsiaTheme="minorEastAsia" w:hAnsiTheme="minorHAnsi"/>
                <w:noProof/>
                <w:kern w:val="2"/>
                <w14:ligatures w14:val="standardContextual"/>
              </w:rPr>
              <w:tab/>
            </w:r>
            <w:r w:rsidRPr="00C70A91">
              <w:rPr>
                <w:rStyle w:val="Hyperlink"/>
                <w:noProof/>
              </w:rPr>
              <w:t>Flow Scenarios</w:t>
            </w:r>
            <w:r>
              <w:rPr>
                <w:noProof/>
                <w:webHidden/>
              </w:rPr>
              <w:tab/>
            </w:r>
            <w:r>
              <w:rPr>
                <w:noProof/>
                <w:webHidden/>
              </w:rPr>
              <w:fldChar w:fldCharType="begin"/>
            </w:r>
            <w:r>
              <w:rPr>
                <w:noProof/>
                <w:webHidden/>
              </w:rPr>
              <w:instrText xml:space="preserve"> PAGEREF _Toc195173436 \h </w:instrText>
            </w:r>
            <w:r>
              <w:rPr>
                <w:noProof/>
                <w:webHidden/>
              </w:rPr>
            </w:r>
            <w:r>
              <w:rPr>
                <w:noProof/>
                <w:webHidden/>
              </w:rPr>
              <w:fldChar w:fldCharType="separate"/>
            </w:r>
            <w:r>
              <w:rPr>
                <w:noProof/>
                <w:webHidden/>
              </w:rPr>
              <w:t>9</w:t>
            </w:r>
            <w:r>
              <w:rPr>
                <w:noProof/>
                <w:webHidden/>
              </w:rPr>
              <w:fldChar w:fldCharType="end"/>
            </w:r>
          </w:hyperlink>
        </w:p>
        <w:p w14:paraId="050C8282" w14:textId="10C155CB" w:rsidR="007D5F2D" w:rsidRDefault="007D5F2D">
          <w:pPr>
            <w:pStyle w:val="TOC2"/>
            <w:tabs>
              <w:tab w:val="left" w:pos="1440"/>
            </w:tabs>
            <w:rPr>
              <w:rFonts w:asciiTheme="minorHAnsi" w:eastAsiaTheme="minorEastAsia" w:hAnsiTheme="minorHAnsi"/>
              <w:noProof/>
              <w:kern w:val="2"/>
              <w14:ligatures w14:val="standardContextual"/>
            </w:rPr>
          </w:pPr>
          <w:hyperlink w:anchor="_Toc195173437" w:history="1">
            <w:r w:rsidRPr="00C70A91">
              <w:rPr>
                <w:rStyle w:val="Hyperlink"/>
                <w:noProof/>
              </w:rPr>
              <w:t>4.2</w:t>
            </w:r>
            <w:r>
              <w:rPr>
                <w:rFonts w:asciiTheme="minorHAnsi" w:eastAsiaTheme="minorEastAsia" w:hAnsiTheme="minorHAnsi"/>
                <w:noProof/>
                <w:kern w:val="2"/>
                <w14:ligatures w14:val="standardContextual"/>
              </w:rPr>
              <w:tab/>
            </w:r>
            <w:r w:rsidRPr="00C70A91">
              <w:rPr>
                <w:rStyle w:val="Hyperlink"/>
                <w:noProof/>
              </w:rPr>
              <w:t>Hydrology</w:t>
            </w:r>
            <w:r>
              <w:rPr>
                <w:noProof/>
                <w:webHidden/>
              </w:rPr>
              <w:tab/>
            </w:r>
            <w:r>
              <w:rPr>
                <w:noProof/>
                <w:webHidden/>
              </w:rPr>
              <w:fldChar w:fldCharType="begin"/>
            </w:r>
            <w:r>
              <w:rPr>
                <w:noProof/>
                <w:webHidden/>
              </w:rPr>
              <w:instrText xml:space="preserve"> PAGEREF _Toc195173437 \h </w:instrText>
            </w:r>
            <w:r>
              <w:rPr>
                <w:noProof/>
                <w:webHidden/>
              </w:rPr>
            </w:r>
            <w:r>
              <w:rPr>
                <w:noProof/>
                <w:webHidden/>
              </w:rPr>
              <w:fldChar w:fldCharType="separate"/>
            </w:r>
            <w:r>
              <w:rPr>
                <w:noProof/>
                <w:webHidden/>
              </w:rPr>
              <w:t>10</w:t>
            </w:r>
            <w:r>
              <w:rPr>
                <w:noProof/>
                <w:webHidden/>
              </w:rPr>
              <w:fldChar w:fldCharType="end"/>
            </w:r>
          </w:hyperlink>
        </w:p>
        <w:p w14:paraId="4BF767F4" w14:textId="03C5C67E" w:rsidR="007D5F2D" w:rsidRDefault="007D5F2D">
          <w:pPr>
            <w:pStyle w:val="TOC2"/>
            <w:tabs>
              <w:tab w:val="left" w:pos="1440"/>
            </w:tabs>
            <w:rPr>
              <w:rFonts w:asciiTheme="minorHAnsi" w:eastAsiaTheme="minorEastAsia" w:hAnsiTheme="minorHAnsi"/>
              <w:noProof/>
              <w:kern w:val="2"/>
              <w14:ligatures w14:val="standardContextual"/>
            </w:rPr>
          </w:pPr>
          <w:hyperlink w:anchor="_Toc195173438" w:history="1">
            <w:r w:rsidRPr="00C70A91">
              <w:rPr>
                <w:rStyle w:val="Hyperlink"/>
                <w:noProof/>
              </w:rPr>
              <w:t>4.3</w:t>
            </w:r>
            <w:r>
              <w:rPr>
                <w:rFonts w:asciiTheme="minorHAnsi" w:eastAsiaTheme="minorEastAsia" w:hAnsiTheme="minorHAnsi"/>
                <w:noProof/>
                <w:kern w:val="2"/>
                <w14:ligatures w14:val="standardContextual"/>
              </w:rPr>
              <w:tab/>
            </w:r>
            <w:r w:rsidRPr="00C70A91">
              <w:rPr>
                <w:rStyle w:val="Hyperlink"/>
                <w:noProof/>
              </w:rPr>
              <w:t>Facilities</w:t>
            </w:r>
            <w:r>
              <w:rPr>
                <w:noProof/>
                <w:webHidden/>
              </w:rPr>
              <w:tab/>
            </w:r>
            <w:r>
              <w:rPr>
                <w:noProof/>
                <w:webHidden/>
              </w:rPr>
              <w:fldChar w:fldCharType="begin"/>
            </w:r>
            <w:r>
              <w:rPr>
                <w:noProof/>
                <w:webHidden/>
              </w:rPr>
              <w:instrText xml:space="preserve"> PAGEREF _Toc195173438 \h </w:instrText>
            </w:r>
            <w:r>
              <w:rPr>
                <w:noProof/>
                <w:webHidden/>
              </w:rPr>
            </w:r>
            <w:r>
              <w:rPr>
                <w:noProof/>
                <w:webHidden/>
              </w:rPr>
              <w:fldChar w:fldCharType="separate"/>
            </w:r>
            <w:r>
              <w:rPr>
                <w:noProof/>
                <w:webHidden/>
              </w:rPr>
              <w:t>11</w:t>
            </w:r>
            <w:r>
              <w:rPr>
                <w:noProof/>
                <w:webHidden/>
              </w:rPr>
              <w:fldChar w:fldCharType="end"/>
            </w:r>
          </w:hyperlink>
        </w:p>
        <w:p w14:paraId="6D5BD45A" w14:textId="731A945D" w:rsidR="007D5F2D" w:rsidRDefault="007D5F2D">
          <w:pPr>
            <w:pStyle w:val="TOC2"/>
            <w:tabs>
              <w:tab w:val="left" w:pos="1440"/>
            </w:tabs>
            <w:rPr>
              <w:rFonts w:asciiTheme="minorHAnsi" w:eastAsiaTheme="minorEastAsia" w:hAnsiTheme="minorHAnsi"/>
              <w:noProof/>
              <w:kern w:val="2"/>
              <w14:ligatures w14:val="standardContextual"/>
            </w:rPr>
          </w:pPr>
          <w:hyperlink w:anchor="_Toc195173439" w:history="1">
            <w:r w:rsidRPr="00C70A91">
              <w:rPr>
                <w:rStyle w:val="Hyperlink"/>
                <w:noProof/>
              </w:rPr>
              <w:t>4.4</w:t>
            </w:r>
            <w:r>
              <w:rPr>
                <w:rFonts w:asciiTheme="minorHAnsi" w:eastAsiaTheme="minorEastAsia" w:hAnsiTheme="minorHAnsi"/>
                <w:noProof/>
                <w:kern w:val="2"/>
                <w14:ligatures w14:val="standardContextual"/>
              </w:rPr>
              <w:tab/>
            </w:r>
            <w:r w:rsidRPr="00C70A91">
              <w:rPr>
                <w:rStyle w:val="Hyperlink"/>
                <w:noProof/>
              </w:rPr>
              <w:t>Unit Parameters</w:t>
            </w:r>
            <w:r>
              <w:rPr>
                <w:noProof/>
                <w:webHidden/>
              </w:rPr>
              <w:tab/>
            </w:r>
            <w:r>
              <w:rPr>
                <w:noProof/>
                <w:webHidden/>
              </w:rPr>
              <w:fldChar w:fldCharType="begin"/>
            </w:r>
            <w:r>
              <w:rPr>
                <w:noProof/>
                <w:webHidden/>
              </w:rPr>
              <w:instrText xml:space="preserve"> PAGEREF _Toc195173439 \h </w:instrText>
            </w:r>
            <w:r>
              <w:rPr>
                <w:noProof/>
                <w:webHidden/>
              </w:rPr>
            </w:r>
            <w:r>
              <w:rPr>
                <w:noProof/>
                <w:webHidden/>
              </w:rPr>
              <w:fldChar w:fldCharType="separate"/>
            </w:r>
            <w:r>
              <w:rPr>
                <w:noProof/>
                <w:webHidden/>
              </w:rPr>
              <w:t>12</w:t>
            </w:r>
            <w:r>
              <w:rPr>
                <w:noProof/>
                <w:webHidden/>
              </w:rPr>
              <w:fldChar w:fldCharType="end"/>
            </w:r>
          </w:hyperlink>
        </w:p>
        <w:p w14:paraId="76EE834B" w14:textId="6A05BDB5" w:rsidR="007D5F2D" w:rsidRDefault="007D5F2D">
          <w:pPr>
            <w:pStyle w:val="TOC2"/>
            <w:tabs>
              <w:tab w:val="left" w:pos="1440"/>
            </w:tabs>
            <w:rPr>
              <w:rFonts w:asciiTheme="minorHAnsi" w:eastAsiaTheme="minorEastAsia" w:hAnsiTheme="minorHAnsi"/>
              <w:noProof/>
              <w:kern w:val="2"/>
              <w14:ligatures w14:val="standardContextual"/>
            </w:rPr>
          </w:pPr>
          <w:hyperlink w:anchor="_Toc195173440" w:history="1">
            <w:r w:rsidRPr="00C70A91">
              <w:rPr>
                <w:rStyle w:val="Hyperlink"/>
                <w:noProof/>
              </w:rPr>
              <w:t>4.5</w:t>
            </w:r>
            <w:r>
              <w:rPr>
                <w:rFonts w:asciiTheme="minorHAnsi" w:eastAsiaTheme="minorEastAsia" w:hAnsiTheme="minorHAnsi"/>
                <w:noProof/>
                <w:kern w:val="2"/>
                <w14:ligatures w14:val="standardContextual"/>
              </w:rPr>
              <w:tab/>
            </w:r>
            <w:r w:rsidRPr="00C70A91">
              <w:rPr>
                <w:rStyle w:val="Hyperlink"/>
                <w:noProof/>
              </w:rPr>
              <w:t>Operating Scenarios</w:t>
            </w:r>
            <w:r>
              <w:rPr>
                <w:noProof/>
                <w:webHidden/>
              </w:rPr>
              <w:tab/>
            </w:r>
            <w:r>
              <w:rPr>
                <w:noProof/>
                <w:webHidden/>
              </w:rPr>
              <w:fldChar w:fldCharType="begin"/>
            </w:r>
            <w:r>
              <w:rPr>
                <w:noProof/>
                <w:webHidden/>
              </w:rPr>
              <w:instrText xml:space="preserve"> PAGEREF _Toc195173440 \h </w:instrText>
            </w:r>
            <w:r>
              <w:rPr>
                <w:noProof/>
                <w:webHidden/>
              </w:rPr>
            </w:r>
            <w:r>
              <w:rPr>
                <w:noProof/>
                <w:webHidden/>
              </w:rPr>
              <w:fldChar w:fldCharType="separate"/>
            </w:r>
            <w:r>
              <w:rPr>
                <w:noProof/>
                <w:webHidden/>
              </w:rPr>
              <w:t>13</w:t>
            </w:r>
            <w:r>
              <w:rPr>
                <w:noProof/>
                <w:webHidden/>
              </w:rPr>
              <w:fldChar w:fldCharType="end"/>
            </w:r>
          </w:hyperlink>
        </w:p>
        <w:p w14:paraId="372FC52A" w14:textId="361FE032" w:rsidR="007D5F2D" w:rsidRDefault="007D5F2D">
          <w:pPr>
            <w:pStyle w:val="TOC2"/>
            <w:tabs>
              <w:tab w:val="left" w:pos="1440"/>
            </w:tabs>
            <w:rPr>
              <w:rFonts w:asciiTheme="minorHAnsi" w:eastAsiaTheme="minorEastAsia" w:hAnsiTheme="minorHAnsi"/>
              <w:noProof/>
              <w:kern w:val="2"/>
              <w14:ligatures w14:val="standardContextual"/>
            </w:rPr>
          </w:pPr>
          <w:hyperlink w:anchor="_Toc195173441" w:history="1">
            <w:r w:rsidRPr="00C70A91">
              <w:rPr>
                <w:rStyle w:val="Hyperlink"/>
                <w:noProof/>
              </w:rPr>
              <w:t>4.6</w:t>
            </w:r>
            <w:r>
              <w:rPr>
                <w:rFonts w:asciiTheme="minorHAnsi" w:eastAsiaTheme="minorEastAsia" w:hAnsiTheme="minorHAnsi"/>
                <w:noProof/>
                <w:kern w:val="2"/>
                <w14:ligatures w14:val="standardContextual"/>
              </w:rPr>
              <w:tab/>
            </w:r>
            <w:r w:rsidRPr="00C70A91">
              <w:rPr>
                <w:rStyle w:val="Hyperlink"/>
                <w:noProof/>
              </w:rPr>
              <w:t>Nodes and Edges</w:t>
            </w:r>
            <w:r>
              <w:rPr>
                <w:noProof/>
                <w:webHidden/>
              </w:rPr>
              <w:tab/>
            </w:r>
            <w:r>
              <w:rPr>
                <w:noProof/>
                <w:webHidden/>
              </w:rPr>
              <w:fldChar w:fldCharType="begin"/>
            </w:r>
            <w:r>
              <w:rPr>
                <w:noProof/>
                <w:webHidden/>
              </w:rPr>
              <w:instrText xml:space="preserve"> PAGEREF _Toc195173441 \h </w:instrText>
            </w:r>
            <w:r>
              <w:rPr>
                <w:noProof/>
                <w:webHidden/>
              </w:rPr>
            </w:r>
            <w:r>
              <w:rPr>
                <w:noProof/>
                <w:webHidden/>
              </w:rPr>
              <w:fldChar w:fldCharType="separate"/>
            </w:r>
            <w:r>
              <w:rPr>
                <w:noProof/>
                <w:webHidden/>
              </w:rPr>
              <w:t>15</w:t>
            </w:r>
            <w:r>
              <w:rPr>
                <w:noProof/>
                <w:webHidden/>
              </w:rPr>
              <w:fldChar w:fldCharType="end"/>
            </w:r>
          </w:hyperlink>
        </w:p>
        <w:p w14:paraId="3EABABE8" w14:textId="1E2B4F89" w:rsidR="007D5F2D" w:rsidRDefault="007D5F2D">
          <w:pPr>
            <w:pStyle w:val="TOC2"/>
            <w:tabs>
              <w:tab w:val="left" w:pos="1440"/>
            </w:tabs>
            <w:rPr>
              <w:rFonts w:asciiTheme="minorHAnsi" w:eastAsiaTheme="minorEastAsia" w:hAnsiTheme="minorHAnsi"/>
              <w:noProof/>
              <w:kern w:val="2"/>
              <w14:ligatures w14:val="standardContextual"/>
            </w:rPr>
          </w:pPr>
          <w:hyperlink w:anchor="_Toc195173442" w:history="1">
            <w:r w:rsidRPr="00C70A91">
              <w:rPr>
                <w:rStyle w:val="Hyperlink"/>
                <w:noProof/>
              </w:rPr>
              <w:t>4.7</w:t>
            </w:r>
            <w:r>
              <w:rPr>
                <w:rFonts w:asciiTheme="minorHAnsi" w:eastAsiaTheme="minorEastAsia" w:hAnsiTheme="minorHAnsi"/>
                <w:noProof/>
                <w:kern w:val="2"/>
                <w14:ligatures w14:val="standardContextual"/>
              </w:rPr>
              <w:tab/>
            </w:r>
            <w:r w:rsidRPr="00C70A91">
              <w:rPr>
                <w:rStyle w:val="Hyperlink"/>
                <w:noProof/>
              </w:rPr>
              <w:t>Population</w:t>
            </w:r>
            <w:r>
              <w:rPr>
                <w:noProof/>
                <w:webHidden/>
              </w:rPr>
              <w:tab/>
            </w:r>
            <w:r>
              <w:rPr>
                <w:noProof/>
                <w:webHidden/>
              </w:rPr>
              <w:fldChar w:fldCharType="begin"/>
            </w:r>
            <w:r>
              <w:rPr>
                <w:noProof/>
                <w:webHidden/>
              </w:rPr>
              <w:instrText xml:space="preserve"> PAGEREF _Toc195173442 \h </w:instrText>
            </w:r>
            <w:r>
              <w:rPr>
                <w:noProof/>
                <w:webHidden/>
              </w:rPr>
            </w:r>
            <w:r>
              <w:rPr>
                <w:noProof/>
                <w:webHidden/>
              </w:rPr>
              <w:fldChar w:fldCharType="separate"/>
            </w:r>
            <w:r>
              <w:rPr>
                <w:noProof/>
                <w:webHidden/>
              </w:rPr>
              <w:t>16</w:t>
            </w:r>
            <w:r>
              <w:rPr>
                <w:noProof/>
                <w:webHidden/>
              </w:rPr>
              <w:fldChar w:fldCharType="end"/>
            </w:r>
          </w:hyperlink>
        </w:p>
        <w:p w14:paraId="5AEEC057" w14:textId="204E3A2E" w:rsidR="007D5F2D" w:rsidRDefault="007D5F2D">
          <w:pPr>
            <w:pStyle w:val="TOC2"/>
            <w:tabs>
              <w:tab w:val="left" w:pos="1440"/>
            </w:tabs>
            <w:rPr>
              <w:rFonts w:asciiTheme="minorHAnsi" w:eastAsiaTheme="minorEastAsia" w:hAnsiTheme="minorHAnsi"/>
              <w:noProof/>
              <w:kern w:val="2"/>
              <w14:ligatures w14:val="standardContextual"/>
            </w:rPr>
          </w:pPr>
          <w:hyperlink w:anchor="_Toc195173443" w:history="1">
            <w:r w:rsidRPr="00C70A91">
              <w:rPr>
                <w:rStyle w:val="Hyperlink"/>
                <w:noProof/>
              </w:rPr>
              <w:t>4.8</w:t>
            </w:r>
            <w:r>
              <w:rPr>
                <w:rFonts w:asciiTheme="minorHAnsi" w:eastAsiaTheme="minorEastAsia" w:hAnsiTheme="minorHAnsi"/>
                <w:noProof/>
                <w:kern w:val="2"/>
                <w14:ligatures w14:val="standardContextual"/>
              </w:rPr>
              <w:tab/>
            </w:r>
            <w:r w:rsidRPr="00C70A91">
              <w:rPr>
                <w:rStyle w:val="Hyperlink"/>
                <w:noProof/>
              </w:rPr>
              <w:t>Simulation Outputs</w:t>
            </w:r>
            <w:r>
              <w:rPr>
                <w:noProof/>
                <w:webHidden/>
              </w:rPr>
              <w:tab/>
            </w:r>
            <w:r>
              <w:rPr>
                <w:noProof/>
                <w:webHidden/>
              </w:rPr>
              <w:fldChar w:fldCharType="begin"/>
            </w:r>
            <w:r>
              <w:rPr>
                <w:noProof/>
                <w:webHidden/>
              </w:rPr>
              <w:instrText xml:space="preserve"> PAGEREF _Toc195173443 \h </w:instrText>
            </w:r>
            <w:r>
              <w:rPr>
                <w:noProof/>
                <w:webHidden/>
              </w:rPr>
            </w:r>
            <w:r>
              <w:rPr>
                <w:noProof/>
                <w:webHidden/>
              </w:rPr>
              <w:fldChar w:fldCharType="separate"/>
            </w:r>
            <w:r>
              <w:rPr>
                <w:noProof/>
                <w:webHidden/>
              </w:rPr>
              <w:t>18</w:t>
            </w:r>
            <w:r>
              <w:rPr>
                <w:noProof/>
                <w:webHidden/>
              </w:rPr>
              <w:fldChar w:fldCharType="end"/>
            </w:r>
          </w:hyperlink>
        </w:p>
        <w:p w14:paraId="1455BA60" w14:textId="4AA5AF3A" w:rsidR="007D5F2D" w:rsidRDefault="007D5F2D">
          <w:pPr>
            <w:pStyle w:val="TOC1"/>
            <w:rPr>
              <w:rFonts w:asciiTheme="minorHAnsi" w:eastAsiaTheme="minorEastAsia" w:hAnsiTheme="minorHAnsi"/>
              <w:caps w:val="0"/>
              <w:noProof/>
              <w:kern w:val="2"/>
              <w14:ligatures w14:val="standardContextual"/>
            </w:rPr>
          </w:pPr>
          <w:hyperlink w:anchor="_Toc195173444" w:history="1">
            <w:r w:rsidRPr="00C70A91">
              <w:rPr>
                <w:rStyle w:val="Hyperlink"/>
                <w:noProof/>
              </w:rPr>
              <w:t>5.0</w:t>
            </w:r>
            <w:r>
              <w:rPr>
                <w:rFonts w:asciiTheme="minorHAnsi" w:eastAsiaTheme="minorEastAsia" w:hAnsiTheme="minorHAnsi"/>
                <w:caps w:val="0"/>
                <w:noProof/>
                <w:kern w:val="2"/>
                <w14:ligatures w14:val="standardContextual"/>
              </w:rPr>
              <w:tab/>
            </w:r>
            <w:r w:rsidRPr="00C70A91">
              <w:rPr>
                <w:rStyle w:val="Hyperlink"/>
                <w:noProof/>
              </w:rPr>
              <w:t>Example Workflow #1: Station 1</w:t>
            </w:r>
            <w:r>
              <w:rPr>
                <w:noProof/>
                <w:webHidden/>
              </w:rPr>
              <w:tab/>
            </w:r>
            <w:r>
              <w:rPr>
                <w:noProof/>
                <w:webHidden/>
              </w:rPr>
              <w:fldChar w:fldCharType="begin"/>
            </w:r>
            <w:r>
              <w:rPr>
                <w:noProof/>
                <w:webHidden/>
              </w:rPr>
              <w:instrText xml:space="preserve"> PAGEREF _Toc195173444 \h </w:instrText>
            </w:r>
            <w:r>
              <w:rPr>
                <w:noProof/>
                <w:webHidden/>
              </w:rPr>
            </w:r>
            <w:r>
              <w:rPr>
                <w:noProof/>
                <w:webHidden/>
              </w:rPr>
              <w:fldChar w:fldCharType="separate"/>
            </w:r>
            <w:r>
              <w:rPr>
                <w:noProof/>
                <w:webHidden/>
              </w:rPr>
              <w:t>20</w:t>
            </w:r>
            <w:r>
              <w:rPr>
                <w:noProof/>
                <w:webHidden/>
              </w:rPr>
              <w:fldChar w:fldCharType="end"/>
            </w:r>
          </w:hyperlink>
        </w:p>
        <w:p w14:paraId="37DBB683" w14:textId="786C1CED" w:rsidR="007D5F2D" w:rsidRDefault="007D5F2D">
          <w:pPr>
            <w:pStyle w:val="TOC3"/>
            <w:tabs>
              <w:tab w:val="left" w:pos="2172"/>
            </w:tabs>
            <w:rPr>
              <w:rFonts w:asciiTheme="minorHAnsi" w:eastAsiaTheme="minorEastAsia" w:hAnsiTheme="minorHAnsi"/>
              <w:noProof/>
              <w:kern w:val="2"/>
              <w14:ligatures w14:val="standardContextual"/>
            </w:rPr>
          </w:pPr>
          <w:hyperlink w:anchor="_Toc195173445" w:history="1">
            <w:r w:rsidRPr="00C70A91">
              <w:rPr>
                <w:rStyle w:val="Hyperlink"/>
                <w:noProof/>
              </w:rPr>
              <w:t>5.1.1</w:t>
            </w:r>
            <w:r>
              <w:rPr>
                <w:rFonts w:asciiTheme="minorHAnsi" w:eastAsiaTheme="minorEastAsia" w:hAnsiTheme="minorHAnsi"/>
                <w:noProof/>
                <w:kern w:val="2"/>
                <w14:ligatures w14:val="standardContextual"/>
              </w:rPr>
              <w:tab/>
            </w:r>
            <w:r w:rsidRPr="00C70A91">
              <w:rPr>
                <w:rStyle w:val="Hyperlink"/>
                <w:noProof/>
              </w:rPr>
              <w:t>Step 1: Create New Project.</w:t>
            </w:r>
            <w:r>
              <w:rPr>
                <w:noProof/>
                <w:webHidden/>
              </w:rPr>
              <w:tab/>
            </w:r>
            <w:r>
              <w:rPr>
                <w:noProof/>
                <w:webHidden/>
              </w:rPr>
              <w:fldChar w:fldCharType="begin"/>
            </w:r>
            <w:r>
              <w:rPr>
                <w:noProof/>
                <w:webHidden/>
              </w:rPr>
              <w:instrText xml:space="preserve"> PAGEREF _Toc195173445 \h </w:instrText>
            </w:r>
            <w:r>
              <w:rPr>
                <w:noProof/>
                <w:webHidden/>
              </w:rPr>
            </w:r>
            <w:r>
              <w:rPr>
                <w:noProof/>
                <w:webHidden/>
              </w:rPr>
              <w:fldChar w:fldCharType="separate"/>
            </w:r>
            <w:r>
              <w:rPr>
                <w:noProof/>
                <w:webHidden/>
              </w:rPr>
              <w:t>20</w:t>
            </w:r>
            <w:r>
              <w:rPr>
                <w:noProof/>
                <w:webHidden/>
              </w:rPr>
              <w:fldChar w:fldCharType="end"/>
            </w:r>
          </w:hyperlink>
        </w:p>
        <w:p w14:paraId="02F59DEE" w14:textId="7A3A18AF" w:rsidR="007D5F2D" w:rsidRDefault="007D5F2D">
          <w:pPr>
            <w:pStyle w:val="TOC3"/>
            <w:tabs>
              <w:tab w:val="left" w:pos="2172"/>
            </w:tabs>
            <w:rPr>
              <w:rFonts w:asciiTheme="minorHAnsi" w:eastAsiaTheme="minorEastAsia" w:hAnsiTheme="minorHAnsi"/>
              <w:noProof/>
              <w:kern w:val="2"/>
              <w14:ligatures w14:val="standardContextual"/>
            </w:rPr>
          </w:pPr>
          <w:hyperlink w:anchor="_Toc195173446" w:history="1">
            <w:r w:rsidRPr="00C70A91">
              <w:rPr>
                <w:rStyle w:val="Hyperlink"/>
                <w:noProof/>
              </w:rPr>
              <w:t>5.1.2</w:t>
            </w:r>
            <w:r>
              <w:rPr>
                <w:rFonts w:asciiTheme="minorHAnsi" w:eastAsiaTheme="minorEastAsia" w:hAnsiTheme="minorHAnsi"/>
                <w:noProof/>
                <w:kern w:val="2"/>
                <w14:ligatures w14:val="standardContextual"/>
              </w:rPr>
              <w:tab/>
            </w:r>
            <w:r w:rsidRPr="00C70A91">
              <w:rPr>
                <w:rStyle w:val="Hyperlink"/>
                <w:noProof/>
              </w:rPr>
              <w:t>Step 2: Flow Scenarios</w:t>
            </w:r>
            <w:r>
              <w:rPr>
                <w:noProof/>
                <w:webHidden/>
              </w:rPr>
              <w:tab/>
            </w:r>
            <w:r>
              <w:rPr>
                <w:noProof/>
                <w:webHidden/>
              </w:rPr>
              <w:fldChar w:fldCharType="begin"/>
            </w:r>
            <w:r>
              <w:rPr>
                <w:noProof/>
                <w:webHidden/>
              </w:rPr>
              <w:instrText xml:space="preserve"> PAGEREF _Toc195173446 \h </w:instrText>
            </w:r>
            <w:r>
              <w:rPr>
                <w:noProof/>
                <w:webHidden/>
              </w:rPr>
            </w:r>
            <w:r>
              <w:rPr>
                <w:noProof/>
                <w:webHidden/>
              </w:rPr>
              <w:fldChar w:fldCharType="separate"/>
            </w:r>
            <w:r>
              <w:rPr>
                <w:noProof/>
                <w:webHidden/>
              </w:rPr>
              <w:t>21</w:t>
            </w:r>
            <w:r>
              <w:rPr>
                <w:noProof/>
                <w:webHidden/>
              </w:rPr>
              <w:fldChar w:fldCharType="end"/>
            </w:r>
          </w:hyperlink>
        </w:p>
        <w:p w14:paraId="23B85AE0" w14:textId="1FA8443F" w:rsidR="007D5F2D" w:rsidRDefault="007D5F2D">
          <w:pPr>
            <w:pStyle w:val="TOC3"/>
            <w:tabs>
              <w:tab w:val="left" w:pos="2172"/>
            </w:tabs>
            <w:rPr>
              <w:rFonts w:asciiTheme="minorHAnsi" w:eastAsiaTheme="minorEastAsia" w:hAnsiTheme="minorHAnsi"/>
              <w:noProof/>
              <w:kern w:val="2"/>
              <w14:ligatures w14:val="standardContextual"/>
            </w:rPr>
          </w:pPr>
          <w:hyperlink w:anchor="_Toc195173447" w:history="1">
            <w:r w:rsidRPr="00C70A91">
              <w:rPr>
                <w:rStyle w:val="Hyperlink"/>
                <w:noProof/>
              </w:rPr>
              <w:t>5.1.3</w:t>
            </w:r>
            <w:r>
              <w:rPr>
                <w:rFonts w:asciiTheme="minorHAnsi" w:eastAsiaTheme="minorEastAsia" w:hAnsiTheme="minorHAnsi"/>
                <w:noProof/>
                <w:kern w:val="2"/>
                <w14:ligatures w14:val="standardContextual"/>
              </w:rPr>
              <w:tab/>
            </w:r>
            <w:r w:rsidRPr="00C70A91">
              <w:rPr>
                <w:rStyle w:val="Hyperlink"/>
                <w:noProof/>
              </w:rPr>
              <w:t>Step 3: Facilities</w:t>
            </w:r>
            <w:r>
              <w:rPr>
                <w:noProof/>
                <w:webHidden/>
              </w:rPr>
              <w:tab/>
            </w:r>
            <w:r>
              <w:rPr>
                <w:noProof/>
                <w:webHidden/>
              </w:rPr>
              <w:fldChar w:fldCharType="begin"/>
            </w:r>
            <w:r>
              <w:rPr>
                <w:noProof/>
                <w:webHidden/>
              </w:rPr>
              <w:instrText xml:space="preserve"> PAGEREF _Toc195173447 \h </w:instrText>
            </w:r>
            <w:r>
              <w:rPr>
                <w:noProof/>
                <w:webHidden/>
              </w:rPr>
            </w:r>
            <w:r>
              <w:rPr>
                <w:noProof/>
                <w:webHidden/>
              </w:rPr>
              <w:fldChar w:fldCharType="separate"/>
            </w:r>
            <w:r>
              <w:rPr>
                <w:noProof/>
                <w:webHidden/>
              </w:rPr>
              <w:t>22</w:t>
            </w:r>
            <w:r>
              <w:rPr>
                <w:noProof/>
                <w:webHidden/>
              </w:rPr>
              <w:fldChar w:fldCharType="end"/>
            </w:r>
          </w:hyperlink>
        </w:p>
        <w:p w14:paraId="72830BAE" w14:textId="5D1EAE1E" w:rsidR="007D5F2D" w:rsidRDefault="007D5F2D">
          <w:pPr>
            <w:pStyle w:val="TOC3"/>
            <w:tabs>
              <w:tab w:val="left" w:pos="2172"/>
            </w:tabs>
            <w:rPr>
              <w:rFonts w:asciiTheme="minorHAnsi" w:eastAsiaTheme="minorEastAsia" w:hAnsiTheme="minorHAnsi"/>
              <w:noProof/>
              <w:kern w:val="2"/>
              <w14:ligatures w14:val="standardContextual"/>
            </w:rPr>
          </w:pPr>
          <w:hyperlink w:anchor="_Toc195173448" w:history="1">
            <w:r w:rsidRPr="00C70A91">
              <w:rPr>
                <w:rStyle w:val="Hyperlink"/>
                <w:noProof/>
              </w:rPr>
              <w:t>5.1.4</w:t>
            </w:r>
            <w:r>
              <w:rPr>
                <w:rFonts w:asciiTheme="minorHAnsi" w:eastAsiaTheme="minorEastAsia" w:hAnsiTheme="minorHAnsi"/>
                <w:noProof/>
                <w:kern w:val="2"/>
                <w14:ligatures w14:val="standardContextual"/>
              </w:rPr>
              <w:tab/>
            </w:r>
            <w:r w:rsidRPr="00C70A91">
              <w:rPr>
                <w:rStyle w:val="Hyperlink"/>
                <w:noProof/>
              </w:rPr>
              <w:t>Step 4: Unit Parameters</w:t>
            </w:r>
            <w:r>
              <w:rPr>
                <w:noProof/>
                <w:webHidden/>
              </w:rPr>
              <w:tab/>
            </w:r>
            <w:r>
              <w:rPr>
                <w:noProof/>
                <w:webHidden/>
              </w:rPr>
              <w:fldChar w:fldCharType="begin"/>
            </w:r>
            <w:r>
              <w:rPr>
                <w:noProof/>
                <w:webHidden/>
              </w:rPr>
              <w:instrText xml:space="preserve"> PAGEREF _Toc195173448 \h </w:instrText>
            </w:r>
            <w:r>
              <w:rPr>
                <w:noProof/>
                <w:webHidden/>
              </w:rPr>
            </w:r>
            <w:r>
              <w:rPr>
                <w:noProof/>
                <w:webHidden/>
              </w:rPr>
              <w:fldChar w:fldCharType="separate"/>
            </w:r>
            <w:r>
              <w:rPr>
                <w:noProof/>
                <w:webHidden/>
              </w:rPr>
              <w:t>23</w:t>
            </w:r>
            <w:r>
              <w:rPr>
                <w:noProof/>
                <w:webHidden/>
              </w:rPr>
              <w:fldChar w:fldCharType="end"/>
            </w:r>
          </w:hyperlink>
        </w:p>
        <w:p w14:paraId="28640DEB" w14:textId="665A3766" w:rsidR="007D5F2D" w:rsidRDefault="007D5F2D">
          <w:pPr>
            <w:pStyle w:val="TOC3"/>
            <w:tabs>
              <w:tab w:val="left" w:pos="2172"/>
            </w:tabs>
            <w:rPr>
              <w:rFonts w:asciiTheme="minorHAnsi" w:eastAsiaTheme="minorEastAsia" w:hAnsiTheme="minorHAnsi"/>
              <w:noProof/>
              <w:kern w:val="2"/>
              <w14:ligatures w14:val="standardContextual"/>
            </w:rPr>
          </w:pPr>
          <w:hyperlink w:anchor="_Toc195173449" w:history="1">
            <w:r w:rsidRPr="00C70A91">
              <w:rPr>
                <w:rStyle w:val="Hyperlink"/>
                <w:noProof/>
              </w:rPr>
              <w:t>5.1.5</w:t>
            </w:r>
            <w:r>
              <w:rPr>
                <w:rFonts w:asciiTheme="minorHAnsi" w:eastAsiaTheme="minorEastAsia" w:hAnsiTheme="minorHAnsi"/>
                <w:noProof/>
                <w:kern w:val="2"/>
                <w14:ligatures w14:val="standardContextual"/>
              </w:rPr>
              <w:tab/>
            </w:r>
            <w:r w:rsidRPr="00C70A91">
              <w:rPr>
                <w:rStyle w:val="Hyperlink"/>
                <w:noProof/>
              </w:rPr>
              <w:t>Step 5: Operating Scenarios</w:t>
            </w:r>
            <w:r>
              <w:rPr>
                <w:noProof/>
                <w:webHidden/>
              </w:rPr>
              <w:tab/>
            </w:r>
            <w:r>
              <w:rPr>
                <w:noProof/>
                <w:webHidden/>
              </w:rPr>
              <w:fldChar w:fldCharType="begin"/>
            </w:r>
            <w:r>
              <w:rPr>
                <w:noProof/>
                <w:webHidden/>
              </w:rPr>
              <w:instrText xml:space="preserve"> PAGEREF _Toc195173449 \h </w:instrText>
            </w:r>
            <w:r>
              <w:rPr>
                <w:noProof/>
                <w:webHidden/>
              </w:rPr>
            </w:r>
            <w:r>
              <w:rPr>
                <w:noProof/>
                <w:webHidden/>
              </w:rPr>
              <w:fldChar w:fldCharType="separate"/>
            </w:r>
            <w:r>
              <w:rPr>
                <w:noProof/>
                <w:webHidden/>
              </w:rPr>
              <w:t>24</w:t>
            </w:r>
            <w:r>
              <w:rPr>
                <w:noProof/>
                <w:webHidden/>
              </w:rPr>
              <w:fldChar w:fldCharType="end"/>
            </w:r>
          </w:hyperlink>
        </w:p>
        <w:p w14:paraId="2176C604" w14:textId="6EC32CB3" w:rsidR="007D5F2D" w:rsidRDefault="007D5F2D">
          <w:pPr>
            <w:pStyle w:val="TOC3"/>
            <w:tabs>
              <w:tab w:val="left" w:pos="2172"/>
            </w:tabs>
            <w:rPr>
              <w:rFonts w:asciiTheme="minorHAnsi" w:eastAsiaTheme="minorEastAsia" w:hAnsiTheme="minorHAnsi"/>
              <w:noProof/>
              <w:kern w:val="2"/>
              <w14:ligatures w14:val="standardContextual"/>
            </w:rPr>
          </w:pPr>
          <w:hyperlink w:anchor="_Toc195173450" w:history="1">
            <w:r w:rsidRPr="00C70A91">
              <w:rPr>
                <w:rStyle w:val="Hyperlink"/>
                <w:noProof/>
              </w:rPr>
              <w:t>5.1.6</w:t>
            </w:r>
            <w:r>
              <w:rPr>
                <w:rFonts w:asciiTheme="minorHAnsi" w:eastAsiaTheme="minorEastAsia" w:hAnsiTheme="minorHAnsi"/>
                <w:noProof/>
                <w:kern w:val="2"/>
                <w14:ligatures w14:val="standardContextual"/>
              </w:rPr>
              <w:tab/>
            </w:r>
            <w:r w:rsidRPr="00C70A91">
              <w:rPr>
                <w:rStyle w:val="Hyperlink"/>
                <w:noProof/>
              </w:rPr>
              <w:t>Step 6: Migratory Route Creation</w:t>
            </w:r>
            <w:r>
              <w:rPr>
                <w:noProof/>
                <w:webHidden/>
              </w:rPr>
              <w:tab/>
            </w:r>
            <w:r>
              <w:rPr>
                <w:noProof/>
                <w:webHidden/>
              </w:rPr>
              <w:fldChar w:fldCharType="begin"/>
            </w:r>
            <w:r>
              <w:rPr>
                <w:noProof/>
                <w:webHidden/>
              </w:rPr>
              <w:instrText xml:space="preserve"> PAGEREF _Toc195173450 \h </w:instrText>
            </w:r>
            <w:r>
              <w:rPr>
                <w:noProof/>
                <w:webHidden/>
              </w:rPr>
            </w:r>
            <w:r>
              <w:rPr>
                <w:noProof/>
                <w:webHidden/>
              </w:rPr>
              <w:fldChar w:fldCharType="separate"/>
            </w:r>
            <w:r>
              <w:rPr>
                <w:noProof/>
                <w:webHidden/>
              </w:rPr>
              <w:t>25</w:t>
            </w:r>
            <w:r>
              <w:rPr>
                <w:noProof/>
                <w:webHidden/>
              </w:rPr>
              <w:fldChar w:fldCharType="end"/>
            </w:r>
          </w:hyperlink>
        </w:p>
        <w:p w14:paraId="64975288" w14:textId="669CAA19" w:rsidR="007D5F2D" w:rsidRDefault="007D5F2D">
          <w:pPr>
            <w:pStyle w:val="TOC3"/>
            <w:tabs>
              <w:tab w:val="left" w:pos="2172"/>
            </w:tabs>
            <w:rPr>
              <w:rFonts w:asciiTheme="minorHAnsi" w:eastAsiaTheme="minorEastAsia" w:hAnsiTheme="minorHAnsi"/>
              <w:noProof/>
              <w:kern w:val="2"/>
              <w14:ligatures w14:val="standardContextual"/>
            </w:rPr>
          </w:pPr>
          <w:hyperlink w:anchor="_Toc195173451" w:history="1">
            <w:r w:rsidRPr="00C70A91">
              <w:rPr>
                <w:rStyle w:val="Hyperlink"/>
                <w:noProof/>
              </w:rPr>
              <w:t>5.1.7</w:t>
            </w:r>
            <w:r>
              <w:rPr>
                <w:rFonts w:asciiTheme="minorHAnsi" w:eastAsiaTheme="minorEastAsia" w:hAnsiTheme="minorHAnsi"/>
                <w:noProof/>
                <w:kern w:val="2"/>
                <w14:ligatures w14:val="standardContextual"/>
              </w:rPr>
              <w:tab/>
            </w:r>
            <w:r w:rsidRPr="00C70A91">
              <w:rPr>
                <w:rStyle w:val="Hyperlink"/>
                <w:noProof/>
              </w:rPr>
              <w:t>Step 7: Population Parameters</w:t>
            </w:r>
            <w:r>
              <w:rPr>
                <w:noProof/>
                <w:webHidden/>
              </w:rPr>
              <w:tab/>
            </w:r>
            <w:r>
              <w:rPr>
                <w:noProof/>
                <w:webHidden/>
              </w:rPr>
              <w:fldChar w:fldCharType="begin"/>
            </w:r>
            <w:r>
              <w:rPr>
                <w:noProof/>
                <w:webHidden/>
              </w:rPr>
              <w:instrText xml:space="preserve"> PAGEREF _Toc195173451 \h </w:instrText>
            </w:r>
            <w:r>
              <w:rPr>
                <w:noProof/>
                <w:webHidden/>
              </w:rPr>
            </w:r>
            <w:r>
              <w:rPr>
                <w:noProof/>
                <w:webHidden/>
              </w:rPr>
              <w:fldChar w:fldCharType="separate"/>
            </w:r>
            <w:r>
              <w:rPr>
                <w:noProof/>
                <w:webHidden/>
              </w:rPr>
              <w:t>26</w:t>
            </w:r>
            <w:r>
              <w:rPr>
                <w:noProof/>
                <w:webHidden/>
              </w:rPr>
              <w:fldChar w:fldCharType="end"/>
            </w:r>
          </w:hyperlink>
        </w:p>
        <w:p w14:paraId="1C460566" w14:textId="1283F44D" w:rsidR="007D5F2D" w:rsidRDefault="007D5F2D">
          <w:pPr>
            <w:pStyle w:val="TOC3"/>
            <w:tabs>
              <w:tab w:val="left" w:pos="2172"/>
            </w:tabs>
            <w:rPr>
              <w:rFonts w:asciiTheme="minorHAnsi" w:eastAsiaTheme="minorEastAsia" w:hAnsiTheme="minorHAnsi"/>
              <w:noProof/>
              <w:kern w:val="2"/>
              <w14:ligatures w14:val="standardContextual"/>
            </w:rPr>
          </w:pPr>
          <w:hyperlink w:anchor="_Toc195173452" w:history="1">
            <w:r w:rsidRPr="00C70A91">
              <w:rPr>
                <w:rStyle w:val="Hyperlink"/>
                <w:noProof/>
              </w:rPr>
              <w:t>5.1.8</w:t>
            </w:r>
            <w:r>
              <w:rPr>
                <w:rFonts w:asciiTheme="minorHAnsi" w:eastAsiaTheme="minorEastAsia" w:hAnsiTheme="minorHAnsi"/>
                <w:noProof/>
                <w:kern w:val="2"/>
                <w14:ligatures w14:val="standardContextual"/>
              </w:rPr>
              <w:tab/>
            </w:r>
            <w:r w:rsidRPr="00C70A91">
              <w:rPr>
                <w:rStyle w:val="Hyperlink"/>
                <w:noProof/>
              </w:rPr>
              <w:t>Step 7: Model Setup Summary</w:t>
            </w:r>
            <w:r>
              <w:rPr>
                <w:noProof/>
                <w:webHidden/>
              </w:rPr>
              <w:tab/>
            </w:r>
            <w:r>
              <w:rPr>
                <w:noProof/>
                <w:webHidden/>
              </w:rPr>
              <w:fldChar w:fldCharType="begin"/>
            </w:r>
            <w:r>
              <w:rPr>
                <w:noProof/>
                <w:webHidden/>
              </w:rPr>
              <w:instrText xml:space="preserve"> PAGEREF _Toc195173452 \h </w:instrText>
            </w:r>
            <w:r>
              <w:rPr>
                <w:noProof/>
                <w:webHidden/>
              </w:rPr>
            </w:r>
            <w:r>
              <w:rPr>
                <w:noProof/>
                <w:webHidden/>
              </w:rPr>
              <w:fldChar w:fldCharType="separate"/>
            </w:r>
            <w:r>
              <w:rPr>
                <w:noProof/>
                <w:webHidden/>
              </w:rPr>
              <w:t>27</w:t>
            </w:r>
            <w:r>
              <w:rPr>
                <w:noProof/>
                <w:webHidden/>
              </w:rPr>
              <w:fldChar w:fldCharType="end"/>
            </w:r>
          </w:hyperlink>
        </w:p>
        <w:p w14:paraId="4549D34D" w14:textId="64E4ACA4" w:rsidR="007D5F2D" w:rsidRDefault="007D5F2D">
          <w:pPr>
            <w:pStyle w:val="TOC3"/>
            <w:tabs>
              <w:tab w:val="left" w:pos="2172"/>
            </w:tabs>
            <w:rPr>
              <w:rFonts w:asciiTheme="minorHAnsi" w:eastAsiaTheme="minorEastAsia" w:hAnsiTheme="minorHAnsi"/>
              <w:noProof/>
              <w:kern w:val="2"/>
              <w14:ligatures w14:val="standardContextual"/>
            </w:rPr>
          </w:pPr>
          <w:hyperlink w:anchor="_Toc195173453" w:history="1">
            <w:r w:rsidRPr="00C70A91">
              <w:rPr>
                <w:rStyle w:val="Hyperlink"/>
                <w:noProof/>
              </w:rPr>
              <w:t>5.1.9</w:t>
            </w:r>
            <w:r>
              <w:rPr>
                <w:rFonts w:asciiTheme="minorHAnsi" w:eastAsiaTheme="minorEastAsia" w:hAnsiTheme="minorHAnsi"/>
                <w:noProof/>
                <w:kern w:val="2"/>
                <w14:ligatures w14:val="standardContextual"/>
              </w:rPr>
              <w:tab/>
            </w:r>
            <w:r w:rsidRPr="00C70A91">
              <w:rPr>
                <w:rStyle w:val="Hyperlink"/>
                <w:noProof/>
              </w:rPr>
              <w:t>Step 8: Simulation Progress</w:t>
            </w:r>
            <w:r>
              <w:rPr>
                <w:noProof/>
                <w:webHidden/>
              </w:rPr>
              <w:tab/>
            </w:r>
            <w:r>
              <w:rPr>
                <w:noProof/>
                <w:webHidden/>
              </w:rPr>
              <w:fldChar w:fldCharType="begin"/>
            </w:r>
            <w:r>
              <w:rPr>
                <w:noProof/>
                <w:webHidden/>
              </w:rPr>
              <w:instrText xml:space="preserve"> PAGEREF _Toc195173453 \h </w:instrText>
            </w:r>
            <w:r>
              <w:rPr>
                <w:noProof/>
                <w:webHidden/>
              </w:rPr>
            </w:r>
            <w:r>
              <w:rPr>
                <w:noProof/>
                <w:webHidden/>
              </w:rPr>
              <w:fldChar w:fldCharType="separate"/>
            </w:r>
            <w:r>
              <w:rPr>
                <w:noProof/>
                <w:webHidden/>
              </w:rPr>
              <w:t>28</w:t>
            </w:r>
            <w:r>
              <w:rPr>
                <w:noProof/>
                <w:webHidden/>
              </w:rPr>
              <w:fldChar w:fldCharType="end"/>
            </w:r>
          </w:hyperlink>
        </w:p>
        <w:p w14:paraId="3C3C021F" w14:textId="4283F732" w:rsidR="007D5F2D" w:rsidRDefault="007D5F2D">
          <w:pPr>
            <w:pStyle w:val="TOC3"/>
            <w:tabs>
              <w:tab w:val="left" w:pos="2302"/>
            </w:tabs>
            <w:rPr>
              <w:rFonts w:asciiTheme="minorHAnsi" w:eastAsiaTheme="minorEastAsia" w:hAnsiTheme="minorHAnsi"/>
              <w:noProof/>
              <w:kern w:val="2"/>
              <w14:ligatures w14:val="standardContextual"/>
            </w:rPr>
          </w:pPr>
          <w:hyperlink w:anchor="_Toc195173454" w:history="1">
            <w:r w:rsidRPr="00C70A91">
              <w:rPr>
                <w:rStyle w:val="Hyperlink"/>
                <w:noProof/>
              </w:rPr>
              <w:t>5.1.10</w:t>
            </w:r>
            <w:r>
              <w:rPr>
                <w:rFonts w:asciiTheme="minorHAnsi" w:eastAsiaTheme="minorEastAsia" w:hAnsiTheme="minorHAnsi"/>
                <w:noProof/>
                <w:kern w:val="2"/>
                <w14:ligatures w14:val="standardContextual"/>
              </w:rPr>
              <w:tab/>
            </w:r>
            <w:r w:rsidRPr="00C70A91">
              <w:rPr>
                <w:rStyle w:val="Hyperlink"/>
                <w:noProof/>
              </w:rPr>
              <w:t>Step 9: Examine Results</w:t>
            </w:r>
            <w:r>
              <w:rPr>
                <w:noProof/>
                <w:webHidden/>
              </w:rPr>
              <w:tab/>
            </w:r>
            <w:r>
              <w:rPr>
                <w:noProof/>
                <w:webHidden/>
              </w:rPr>
              <w:fldChar w:fldCharType="begin"/>
            </w:r>
            <w:r>
              <w:rPr>
                <w:noProof/>
                <w:webHidden/>
              </w:rPr>
              <w:instrText xml:space="preserve"> PAGEREF _Toc195173454 \h </w:instrText>
            </w:r>
            <w:r>
              <w:rPr>
                <w:noProof/>
                <w:webHidden/>
              </w:rPr>
            </w:r>
            <w:r>
              <w:rPr>
                <w:noProof/>
                <w:webHidden/>
              </w:rPr>
              <w:fldChar w:fldCharType="separate"/>
            </w:r>
            <w:r>
              <w:rPr>
                <w:noProof/>
                <w:webHidden/>
              </w:rPr>
              <w:t>29</w:t>
            </w:r>
            <w:r>
              <w:rPr>
                <w:noProof/>
                <w:webHidden/>
              </w:rPr>
              <w:fldChar w:fldCharType="end"/>
            </w:r>
          </w:hyperlink>
        </w:p>
        <w:p w14:paraId="652A2E3C" w14:textId="302C801A" w:rsidR="007D5F2D" w:rsidRDefault="007D5F2D">
          <w:pPr>
            <w:pStyle w:val="TOC1"/>
            <w:rPr>
              <w:rFonts w:asciiTheme="minorHAnsi" w:eastAsiaTheme="minorEastAsia" w:hAnsiTheme="minorHAnsi"/>
              <w:caps w:val="0"/>
              <w:noProof/>
              <w:kern w:val="2"/>
              <w14:ligatures w14:val="standardContextual"/>
            </w:rPr>
          </w:pPr>
          <w:hyperlink w:anchor="_Toc195173455" w:history="1">
            <w:r w:rsidRPr="00C70A91">
              <w:rPr>
                <w:rStyle w:val="Hyperlink"/>
                <w:noProof/>
              </w:rPr>
              <w:t>6.0</w:t>
            </w:r>
            <w:r>
              <w:rPr>
                <w:rFonts w:asciiTheme="minorHAnsi" w:eastAsiaTheme="minorEastAsia" w:hAnsiTheme="minorHAnsi"/>
                <w:caps w:val="0"/>
                <w:noProof/>
                <w:kern w:val="2"/>
                <w14:ligatures w14:val="standardContextual"/>
              </w:rPr>
              <w:tab/>
            </w:r>
            <w:r w:rsidRPr="00C70A91">
              <w:rPr>
                <w:rStyle w:val="Hyperlink"/>
                <w:noProof/>
              </w:rPr>
              <w:t>Example Workflow #2: Coniston</w:t>
            </w:r>
            <w:r>
              <w:rPr>
                <w:noProof/>
                <w:webHidden/>
              </w:rPr>
              <w:tab/>
            </w:r>
            <w:r>
              <w:rPr>
                <w:noProof/>
                <w:webHidden/>
              </w:rPr>
              <w:fldChar w:fldCharType="begin"/>
            </w:r>
            <w:r>
              <w:rPr>
                <w:noProof/>
                <w:webHidden/>
              </w:rPr>
              <w:instrText xml:space="preserve"> PAGEREF _Toc195173455 \h </w:instrText>
            </w:r>
            <w:r>
              <w:rPr>
                <w:noProof/>
                <w:webHidden/>
              </w:rPr>
            </w:r>
            <w:r>
              <w:rPr>
                <w:noProof/>
                <w:webHidden/>
              </w:rPr>
              <w:fldChar w:fldCharType="separate"/>
            </w:r>
            <w:r>
              <w:rPr>
                <w:noProof/>
                <w:webHidden/>
              </w:rPr>
              <w:t>31</w:t>
            </w:r>
            <w:r>
              <w:rPr>
                <w:noProof/>
                <w:webHidden/>
              </w:rPr>
              <w:fldChar w:fldCharType="end"/>
            </w:r>
          </w:hyperlink>
        </w:p>
        <w:p w14:paraId="1E3C9EDF" w14:textId="0D9BB155" w:rsidR="007D5F2D" w:rsidRDefault="007D5F2D">
          <w:pPr>
            <w:pStyle w:val="TOC3"/>
            <w:tabs>
              <w:tab w:val="left" w:pos="2172"/>
            </w:tabs>
            <w:rPr>
              <w:rFonts w:asciiTheme="minorHAnsi" w:eastAsiaTheme="minorEastAsia" w:hAnsiTheme="minorHAnsi"/>
              <w:noProof/>
              <w:kern w:val="2"/>
              <w14:ligatures w14:val="standardContextual"/>
            </w:rPr>
          </w:pPr>
          <w:hyperlink w:anchor="_Toc195173456" w:history="1">
            <w:r w:rsidRPr="00C70A91">
              <w:rPr>
                <w:rStyle w:val="Hyperlink"/>
                <w:noProof/>
              </w:rPr>
              <w:t>6.1.1</w:t>
            </w:r>
            <w:r>
              <w:rPr>
                <w:rFonts w:asciiTheme="minorHAnsi" w:eastAsiaTheme="minorEastAsia" w:hAnsiTheme="minorHAnsi"/>
                <w:noProof/>
                <w:kern w:val="2"/>
                <w14:ligatures w14:val="standardContextual"/>
              </w:rPr>
              <w:tab/>
            </w:r>
            <w:r w:rsidRPr="00C70A91">
              <w:rPr>
                <w:rStyle w:val="Hyperlink"/>
                <w:noProof/>
              </w:rPr>
              <w:t>Step 1: Create New Project.</w:t>
            </w:r>
            <w:r>
              <w:rPr>
                <w:noProof/>
                <w:webHidden/>
              </w:rPr>
              <w:tab/>
            </w:r>
            <w:r>
              <w:rPr>
                <w:noProof/>
                <w:webHidden/>
              </w:rPr>
              <w:fldChar w:fldCharType="begin"/>
            </w:r>
            <w:r>
              <w:rPr>
                <w:noProof/>
                <w:webHidden/>
              </w:rPr>
              <w:instrText xml:space="preserve"> PAGEREF _Toc195173456 \h </w:instrText>
            </w:r>
            <w:r>
              <w:rPr>
                <w:noProof/>
                <w:webHidden/>
              </w:rPr>
            </w:r>
            <w:r>
              <w:rPr>
                <w:noProof/>
                <w:webHidden/>
              </w:rPr>
              <w:fldChar w:fldCharType="separate"/>
            </w:r>
            <w:r>
              <w:rPr>
                <w:noProof/>
                <w:webHidden/>
              </w:rPr>
              <w:t>31</w:t>
            </w:r>
            <w:r>
              <w:rPr>
                <w:noProof/>
                <w:webHidden/>
              </w:rPr>
              <w:fldChar w:fldCharType="end"/>
            </w:r>
          </w:hyperlink>
        </w:p>
        <w:p w14:paraId="16A79A25" w14:textId="5686DEFC" w:rsidR="007D5F2D" w:rsidRDefault="007D5F2D">
          <w:pPr>
            <w:pStyle w:val="TOC3"/>
            <w:tabs>
              <w:tab w:val="left" w:pos="2172"/>
            </w:tabs>
            <w:rPr>
              <w:rFonts w:asciiTheme="minorHAnsi" w:eastAsiaTheme="minorEastAsia" w:hAnsiTheme="minorHAnsi"/>
              <w:noProof/>
              <w:kern w:val="2"/>
              <w14:ligatures w14:val="standardContextual"/>
            </w:rPr>
          </w:pPr>
          <w:hyperlink w:anchor="_Toc195173457" w:history="1">
            <w:r w:rsidRPr="00C70A91">
              <w:rPr>
                <w:rStyle w:val="Hyperlink"/>
                <w:noProof/>
              </w:rPr>
              <w:t>6.1.2</w:t>
            </w:r>
            <w:r>
              <w:rPr>
                <w:rFonts w:asciiTheme="minorHAnsi" w:eastAsiaTheme="minorEastAsia" w:hAnsiTheme="minorHAnsi"/>
                <w:noProof/>
                <w:kern w:val="2"/>
                <w14:ligatures w14:val="standardContextual"/>
              </w:rPr>
              <w:tab/>
            </w:r>
            <w:r w:rsidRPr="00C70A91">
              <w:rPr>
                <w:rStyle w:val="Hyperlink"/>
                <w:noProof/>
              </w:rPr>
              <w:t>Step 2: Flow Scenarios</w:t>
            </w:r>
            <w:r>
              <w:rPr>
                <w:noProof/>
                <w:webHidden/>
              </w:rPr>
              <w:tab/>
            </w:r>
            <w:r>
              <w:rPr>
                <w:noProof/>
                <w:webHidden/>
              </w:rPr>
              <w:fldChar w:fldCharType="begin"/>
            </w:r>
            <w:r>
              <w:rPr>
                <w:noProof/>
                <w:webHidden/>
              </w:rPr>
              <w:instrText xml:space="preserve"> PAGEREF _Toc195173457 \h </w:instrText>
            </w:r>
            <w:r>
              <w:rPr>
                <w:noProof/>
                <w:webHidden/>
              </w:rPr>
            </w:r>
            <w:r>
              <w:rPr>
                <w:noProof/>
                <w:webHidden/>
              </w:rPr>
              <w:fldChar w:fldCharType="separate"/>
            </w:r>
            <w:r>
              <w:rPr>
                <w:noProof/>
                <w:webHidden/>
              </w:rPr>
              <w:t>32</w:t>
            </w:r>
            <w:r>
              <w:rPr>
                <w:noProof/>
                <w:webHidden/>
              </w:rPr>
              <w:fldChar w:fldCharType="end"/>
            </w:r>
          </w:hyperlink>
        </w:p>
        <w:p w14:paraId="36D13BB5" w14:textId="534C62BA" w:rsidR="007D5F2D" w:rsidRDefault="007D5F2D">
          <w:pPr>
            <w:pStyle w:val="TOC3"/>
            <w:tabs>
              <w:tab w:val="left" w:pos="2172"/>
            </w:tabs>
            <w:rPr>
              <w:rFonts w:asciiTheme="minorHAnsi" w:eastAsiaTheme="minorEastAsia" w:hAnsiTheme="minorHAnsi"/>
              <w:noProof/>
              <w:kern w:val="2"/>
              <w14:ligatures w14:val="standardContextual"/>
            </w:rPr>
          </w:pPr>
          <w:hyperlink w:anchor="_Toc195173458" w:history="1">
            <w:r w:rsidRPr="00C70A91">
              <w:rPr>
                <w:rStyle w:val="Hyperlink"/>
                <w:noProof/>
              </w:rPr>
              <w:t>6.1.3</w:t>
            </w:r>
            <w:r>
              <w:rPr>
                <w:rFonts w:asciiTheme="minorHAnsi" w:eastAsiaTheme="minorEastAsia" w:hAnsiTheme="minorHAnsi"/>
                <w:noProof/>
                <w:kern w:val="2"/>
                <w14:ligatures w14:val="standardContextual"/>
              </w:rPr>
              <w:tab/>
            </w:r>
            <w:r w:rsidRPr="00C70A91">
              <w:rPr>
                <w:rStyle w:val="Hyperlink"/>
                <w:noProof/>
              </w:rPr>
              <w:t>Step 3: Facilities</w:t>
            </w:r>
            <w:r>
              <w:rPr>
                <w:noProof/>
                <w:webHidden/>
              </w:rPr>
              <w:tab/>
            </w:r>
            <w:r>
              <w:rPr>
                <w:noProof/>
                <w:webHidden/>
              </w:rPr>
              <w:fldChar w:fldCharType="begin"/>
            </w:r>
            <w:r>
              <w:rPr>
                <w:noProof/>
                <w:webHidden/>
              </w:rPr>
              <w:instrText xml:space="preserve"> PAGEREF _Toc195173458 \h </w:instrText>
            </w:r>
            <w:r>
              <w:rPr>
                <w:noProof/>
                <w:webHidden/>
              </w:rPr>
            </w:r>
            <w:r>
              <w:rPr>
                <w:noProof/>
                <w:webHidden/>
              </w:rPr>
              <w:fldChar w:fldCharType="separate"/>
            </w:r>
            <w:r>
              <w:rPr>
                <w:noProof/>
                <w:webHidden/>
              </w:rPr>
              <w:t>33</w:t>
            </w:r>
            <w:r>
              <w:rPr>
                <w:noProof/>
                <w:webHidden/>
              </w:rPr>
              <w:fldChar w:fldCharType="end"/>
            </w:r>
          </w:hyperlink>
        </w:p>
        <w:p w14:paraId="13EC666C" w14:textId="5A4368E5" w:rsidR="007D5F2D" w:rsidRDefault="007D5F2D">
          <w:pPr>
            <w:pStyle w:val="TOC3"/>
            <w:tabs>
              <w:tab w:val="left" w:pos="2172"/>
            </w:tabs>
            <w:rPr>
              <w:rFonts w:asciiTheme="minorHAnsi" w:eastAsiaTheme="minorEastAsia" w:hAnsiTheme="minorHAnsi"/>
              <w:noProof/>
              <w:kern w:val="2"/>
              <w14:ligatures w14:val="standardContextual"/>
            </w:rPr>
          </w:pPr>
          <w:hyperlink w:anchor="_Toc195173459" w:history="1">
            <w:r w:rsidRPr="00C70A91">
              <w:rPr>
                <w:rStyle w:val="Hyperlink"/>
                <w:noProof/>
              </w:rPr>
              <w:t>6.1.4</w:t>
            </w:r>
            <w:r>
              <w:rPr>
                <w:rFonts w:asciiTheme="minorHAnsi" w:eastAsiaTheme="minorEastAsia" w:hAnsiTheme="minorHAnsi"/>
                <w:noProof/>
                <w:kern w:val="2"/>
                <w14:ligatures w14:val="standardContextual"/>
              </w:rPr>
              <w:tab/>
            </w:r>
            <w:r w:rsidRPr="00C70A91">
              <w:rPr>
                <w:rStyle w:val="Hyperlink"/>
                <w:noProof/>
              </w:rPr>
              <w:t>Step 4: Unit Parameters</w:t>
            </w:r>
            <w:r>
              <w:rPr>
                <w:noProof/>
                <w:webHidden/>
              </w:rPr>
              <w:tab/>
            </w:r>
            <w:r>
              <w:rPr>
                <w:noProof/>
                <w:webHidden/>
              </w:rPr>
              <w:fldChar w:fldCharType="begin"/>
            </w:r>
            <w:r>
              <w:rPr>
                <w:noProof/>
                <w:webHidden/>
              </w:rPr>
              <w:instrText xml:space="preserve"> PAGEREF _Toc195173459 \h </w:instrText>
            </w:r>
            <w:r>
              <w:rPr>
                <w:noProof/>
                <w:webHidden/>
              </w:rPr>
            </w:r>
            <w:r>
              <w:rPr>
                <w:noProof/>
                <w:webHidden/>
              </w:rPr>
              <w:fldChar w:fldCharType="separate"/>
            </w:r>
            <w:r>
              <w:rPr>
                <w:noProof/>
                <w:webHidden/>
              </w:rPr>
              <w:t>35</w:t>
            </w:r>
            <w:r>
              <w:rPr>
                <w:noProof/>
                <w:webHidden/>
              </w:rPr>
              <w:fldChar w:fldCharType="end"/>
            </w:r>
          </w:hyperlink>
        </w:p>
        <w:p w14:paraId="6F2204A3" w14:textId="57FB3CCA" w:rsidR="007D5F2D" w:rsidRDefault="007D5F2D">
          <w:pPr>
            <w:pStyle w:val="TOC3"/>
            <w:tabs>
              <w:tab w:val="left" w:pos="2172"/>
            </w:tabs>
            <w:rPr>
              <w:rFonts w:asciiTheme="minorHAnsi" w:eastAsiaTheme="minorEastAsia" w:hAnsiTheme="minorHAnsi"/>
              <w:noProof/>
              <w:kern w:val="2"/>
              <w14:ligatures w14:val="standardContextual"/>
            </w:rPr>
          </w:pPr>
          <w:hyperlink w:anchor="_Toc195173460" w:history="1">
            <w:r w:rsidRPr="00C70A91">
              <w:rPr>
                <w:rStyle w:val="Hyperlink"/>
                <w:noProof/>
              </w:rPr>
              <w:t>6.1.5</w:t>
            </w:r>
            <w:r>
              <w:rPr>
                <w:rFonts w:asciiTheme="minorHAnsi" w:eastAsiaTheme="minorEastAsia" w:hAnsiTheme="minorHAnsi"/>
                <w:noProof/>
                <w:kern w:val="2"/>
                <w14:ligatures w14:val="standardContextual"/>
              </w:rPr>
              <w:tab/>
            </w:r>
            <w:r w:rsidRPr="00C70A91">
              <w:rPr>
                <w:rStyle w:val="Hyperlink"/>
                <w:noProof/>
              </w:rPr>
              <w:t>Step 5: Operating Scenarios</w:t>
            </w:r>
            <w:r>
              <w:rPr>
                <w:noProof/>
                <w:webHidden/>
              </w:rPr>
              <w:tab/>
            </w:r>
            <w:r>
              <w:rPr>
                <w:noProof/>
                <w:webHidden/>
              </w:rPr>
              <w:fldChar w:fldCharType="begin"/>
            </w:r>
            <w:r>
              <w:rPr>
                <w:noProof/>
                <w:webHidden/>
              </w:rPr>
              <w:instrText xml:space="preserve"> PAGEREF _Toc195173460 \h </w:instrText>
            </w:r>
            <w:r>
              <w:rPr>
                <w:noProof/>
                <w:webHidden/>
              </w:rPr>
            </w:r>
            <w:r>
              <w:rPr>
                <w:noProof/>
                <w:webHidden/>
              </w:rPr>
              <w:fldChar w:fldCharType="separate"/>
            </w:r>
            <w:r>
              <w:rPr>
                <w:noProof/>
                <w:webHidden/>
              </w:rPr>
              <w:t>36</w:t>
            </w:r>
            <w:r>
              <w:rPr>
                <w:noProof/>
                <w:webHidden/>
              </w:rPr>
              <w:fldChar w:fldCharType="end"/>
            </w:r>
          </w:hyperlink>
        </w:p>
        <w:p w14:paraId="0718E564" w14:textId="2CD275B5" w:rsidR="007D5F2D" w:rsidRDefault="007D5F2D">
          <w:pPr>
            <w:pStyle w:val="TOC3"/>
            <w:tabs>
              <w:tab w:val="left" w:pos="2172"/>
            </w:tabs>
            <w:rPr>
              <w:rFonts w:asciiTheme="minorHAnsi" w:eastAsiaTheme="minorEastAsia" w:hAnsiTheme="minorHAnsi"/>
              <w:noProof/>
              <w:kern w:val="2"/>
              <w14:ligatures w14:val="standardContextual"/>
            </w:rPr>
          </w:pPr>
          <w:hyperlink w:anchor="_Toc195173461" w:history="1">
            <w:r w:rsidRPr="00C70A91">
              <w:rPr>
                <w:rStyle w:val="Hyperlink"/>
                <w:noProof/>
              </w:rPr>
              <w:t>6.1.6</w:t>
            </w:r>
            <w:r>
              <w:rPr>
                <w:rFonts w:asciiTheme="minorHAnsi" w:eastAsiaTheme="minorEastAsia" w:hAnsiTheme="minorHAnsi"/>
                <w:noProof/>
                <w:kern w:val="2"/>
                <w14:ligatures w14:val="standardContextual"/>
              </w:rPr>
              <w:tab/>
            </w:r>
            <w:r w:rsidRPr="00C70A91">
              <w:rPr>
                <w:rStyle w:val="Hyperlink"/>
                <w:noProof/>
              </w:rPr>
              <w:t>Step 6: Migratory Route Creation</w:t>
            </w:r>
            <w:r>
              <w:rPr>
                <w:noProof/>
                <w:webHidden/>
              </w:rPr>
              <w:tab/>
            </w:r>
            <w:r>
              <w:rPr>
                <w:noProof/>
                <w:webHidden/>
              </w:rPr>
              <w:fldChar w:fldCharType="begin"/>
            </w:r>
            <w:r>
              <w:rPr>
                <w:noProof/>
                <w:webHidden/>
              </w:rPr>
              <w:instrText xml:space="preserve"> PAGEREF _Toc195173461 \h </w:instrText>
            </w:r>
            <w:r>
              <w:rPr>
                <w:noProof/>
                <w:webHidden/>
              </w:rPr>
            </w:r>
            <w:r>
              <w:rPr>
                <w:noProof/>
                <w:webHidden/>
              </w:rPr>
              <w:fldChar w:fldCharType="separate"/>
            </w:r>
            <w:r>
              <w:rPr>
                <w:noProof/>
                <w:webHidden/>
              </w:rPr>
              <w:t>37</w:t>
            </w:r>
            <w:r>
              <w:rPr>
                <w:noProof/>
                <w:webHidden/>
              </w:rPr>
              <w:fldChar w:fldCharType="end"/>
            </w:r>
          </w:hyperlink>
        </w:p>
        <w:p w14:paraId="6124F0B0" w14:textId="65A59D8D" w:rsidR="007D5F2D" w:rsidRDefault="007D5F2D">
          <w:pPr>
            <w:pStyle w:val="TOC3"/>
            <w:tabs>
              <w:tab w:val="left" w:pos="2172"/>
            </w:tabs>
            <w:rPr>
              <w:rFonts w:asciiTheme="minorHAnsi" w:eastAsiaTheme="minorEastAsia" w:hAnsiTheme="minorHAnsi"/>
              <w:noProof/>
              <w:kern w:val="2"/>
              <w14:ligatures w14:val="standardContextual"/>
            </w:rPr>
          </w:pPr>
          <w:hyperlink w:anchor="_Toc195173462" w:history="1">
            <w:r w:rsidRPr="00C70A91">
              <w:rPr>
                <w:rStyle w:val="Hyperlink"/>
                <w:noProof/>
              </w:rPr>
              <w:t>6.1.7</w:t>
            </w:r>
            <w:r>
              <w:rPr>
                <w:rFonts w:asciiTheme="minorHAnsi" w:eastAsiaTheme="minorEastAsia" w:hAnsiTheme="minorHAnsi"/>
                <w:noProof/>
                <w:kern w:val="2"/>
                <w14:ligatures w14:val="standardContextual"/>
              </w:rPr>
              <w:tab/>
            </w:r>
            <w:r w:rsidRPr="00C70A91">
              <w:rPr>
                <w:rStyle w:val="Hyperlink"/>
                <w:noProof/>
              </w:rPr>
              <w:t>Step 7: Population Parameters</w:t>
            </w:r>
            <w:r>
              <w:rPr>
                <w:noProof/>
                <w:webHidden/>
              </w:rPr>
              <w:tab/>
            </w:r>
            <w:r>
              <w:rPr>
                <w:noProof/>
                <w:webHidden/>
              </w:rPr>
              <w:fldChar w:fldCharType="begin"/>
            </w:r>
            <w:r>
              <w:rPr>
                <w:noProof/>
                <w:webHidden/>
              </w:rPr>
              <w:instrText xml:space="preserve"> PAGEREF _Toc195173462 \h </w:instrText>
            </w:r>
            <w:r>
              <w:rPr>
                <w:noProof/>
                <w:webHidden/>
              </w:rPr>
            </w:r>
            <w:r>
              <w:rPr>
                <w:noProof/>
                <w:webHidden/>
              </w:rPr>
              <w:fldChar w:fldCharType="separate"/>
            </w:r>
            <w:r>
              <w:rPr>
                <w:noProof/>
                <w:webHidden/>
              </w:rPr>
              <w:t>38</w:t>
            </w:r>
            <w:r>
              <w:rPr>
                <w:noProof/>
                <w:webHidden/>
              </w:rPr>
              <w:fldChar w:fldCharType="end"/>
            </w:r>
          </w:hyperlink>
        </w:p>
        <w:p w14:paraId="61327517" w14:textId="0EB9BD1E" w:rsidR="007D5F2D" w:rsidRDefault="007D5F2D">
          <w:pPr>
            <w:pStyle w:val="TOC3"/>
            <w:tabs>
              <w:tab w:val="left" w:pos="2172"/>
            </w:tabs>
            <w:rPr>
              <w:rFonts w:asciiTheme="minorHAnsi" w:eastAsiaTheme="minorEastAsia" w:hAnsiTheme="minorHAnsi"/>
              <w:noProof/>
              <w:kern w:val="2"/>
              <w14:ligatures w14:val="standardContextual"/>
            </w:rPr>
          </w:pPr>
          <w:hyperlink w:anchor="_Toc195173463" w:history="1">
            <w:r w:rsidRPr="00C70A91">
              <w:rPr>
                <w:rStyle w:val="Hyperlink"/>
                <w:noProof/>
              </w:rPr>
              <w:t>6.1.8</w:t>
            </w:r>
            <w:r>
              <w:rPr>
                <w:rFonts w:asciiTheme="minorHAnsi" w:eastAsiaTheme="minorEastAsia" w:hAnsiTheme="minorHAnsi"/>
                <w:noProof/>
                <w:kern w:val="2"/>
                <w14:ligatures w14:val="standardContextual"/>
              </w:rPr>
              <w:tab/>
            </w:r>
            <w:r w:rsidRPr="00C70A91">
              <w:rPr>
                <w:rStyle w:val="Hyperlink"/>
                <w:noProof/>
              </w:rPr>
              <w:t>Step 7: Model Setup Summary</w:t>
            </w:r>
            <w:r>
              <w:rPr>
                <w:noProof/>
                <w:webHidden/>
              </w:rPr>
              <w:tab/>
            </w:r>
            <w:r>
              <w:rPr>
                <w:noProof/>
                <w:webHidden/>
              </w:rPr>
              <w:fldChar w:fldCharType="begin"/>
            </w:r>
            <w:r>
              <w:rPr>
                <w:noProof/>
                <w:webHidden/>
              </w:rPr>
              <w:instrText xml:space="preserve"> PAGEREF _Toc195173463 \h </w:instrText>
            </w:r>
            <w:r>
              <w:rPr>
                <w:noProof/>
                <w:webHidden/>
              </w:rPr>
            </w:r>
            <w:r>
              <w:rPr>
                <w:noProof/>
                <w:webHidden/>
              </w:rPr>
              <w:fldChar w:fldCharType="separate"/>
            </w:r>
            <w:r>
              <w:rPr>
                <w:noProof/>
                <w:webHidden/>
              </w:rPr>
              <w:t>39</w:t>
            </w:r>
            <w:r>
              <w:rPr>
                <w:noProof/>
                <w:webHidden/>
              </w:rPr>
              <w:fldChar w:fldCharType="end"/>
            </w:r>
          </w:hyperlink>
        </w:p>
        <w:p w14:paraId="67C2D56F" w14:textId="3F21B490" w:rsidR="007D5F2D" w:rsidRDefault="007D5F2D">
          <w:pPr>
            <w:pStyle w:val="TOC3"/>
            <w:tabs>
              <w:tab w:val="left" w:pos="2172"/>
            </w:tabs>
            <w:rPr>
              <w:rFonts w:asciiTheme="minorHAnsi" w:eastAsiaTheme="minorEastAsia" w:hAnsiTheme="minorHAnsi"/>
              <w:noProof/>
              <w:kern w:val="2"/>
              <w14:ligatures w14:val="standardContextual"/>
            </w:rPr>
          </w:pPr>
          <w:hyperlink w:anchor="_Toc195173464" w:history="1">
            <w:r w:rsidRPr="00C70A91">
              <w:rPr>
                <w:rStyle w:val="Hyperlink"/>
                <w:noProof/>
              </w:rPr>
              <w:t>6.1.9</w:t>
            </w:r>
            <w:r>
              <w:rPr>
                <w:rFonts w:asciiTheme="minorHAnsi" w:eastAsiaTheme="minorEastAsia" w:hAnsiTheme="minorHAnsi"/>
                <w:noProof/>
                <w:kern w:val="2"/>
                <w14:ligatures w14:val="standardContextual"/>
              </w:rPr>
              <w:tab/>
            </w:r>
            <w:r w:rsidRPr="00C70A91">
              <w:rPr>
                <w:rStyle w:val="Hyperlink"/>
                <w:noProof/>
              </w:rPr>
              <w:t>Step 8: Simulation Progress</w:t>
            </w:r>
            <w:r>
              <w:rPr>
                <w:noProof/>
                <w:webHidden/>
              </w:rPr>
              <w:tab/>
            </w:r>
            <w:r>
              <w:rPr>
                <w:noProof/>
                <w:webHidden/>
              </w:rPr>
              <w:fldChar w:fldCharType="begin"/>
            </w:r>
            <w:r>
              <w:rPr>
                <w:noProof/>
                <w:webHidden/>
              </w:rPr>
              <w:instrText xml:space="preserve"> PAGEREF _Toc195173464 \h </w:instrText>
            </w:r>
            <w:r>
              <w:rPr>
                <w:noProof/>
                <w:webHidden/>
              </w:rPr>
            </w:r>
            <w:r>
              <w:rPr>
                <w:noProof/>
                <w:webHidden/>
              </w:rPr>
              <w:fldChar w:fldCharType="separate"/>
            </w:r>
            <w:r>
              <w:rPr>
                <w:noProof/>
                <w:webHidden/>
              </w:rPr>
              <w:t>41</w:t>
            </w:r>
            <w:r>
              <w:rPr>
                <w:noProof/>
                <w:webHidden/>
              </w:rPr>
              <w:fldChar w:fldCharType="end"/>
            </w:r>
          </w:hyperlink>
        </w:p>
        <w:p w14:paraId="3882FA9C" w14:textId="506E6A00" w:rsidR="007D5F2D" w:rsidRDefault="007D5F2D">
          <w:pPr>
            <w:pStyle w:val="TOC3"/>
            <w:tabs>
              <w:tab w:val="left" w:pos="2302"/>
            </w:tabs>
            <w:rPr>
              <w:rFonts w:asciiTheme="minorHAnsi" w:eastAsiaTheme="minorEastAsia" w:hAnsiTheme="minorHAnsi"/>
              <w:noProof/>
              <w:kern w:val="2"/>
              <w14:ligatures w14:val="standardContextual"/>
            </w:rPr>
          </w:pPr>
          <w:hyperlink w:anchor="_Toc195173465" w:history="1">
            <w:r w:rsidRPr="00C70A91">
              <w:rPr>
                <w:rStyle w:val="Hyperlink"/>
                <w:noProof/>
              </w:rPr>
              <w:t>6.1.10</w:t>
            </w:r>
            <w:r>
              <w:rPr>
                <w:rFonts w:asciiTheme="minorHAnsi" w:eastAsiaTheme="minorEastAsia" w:hAnsiTheme="minorHAnsi"/>
                <w:noProof/>
                <w:kern w:val="2"/>
                <w14:ligatures w14:val="standardContextual"/>
              </w:rPr>
              <w:tab/>
            </w:r>
            <w:r w:rsidRPr="00C70A91">
              <w:rPr>
                <w:rStyle w:val="Hyperlink"/>
                <w:noProof/>
              </w:rPr>
              <w:t>Step 9: Examine Results</w:t>
            </w:r>
            <w:r>
              <w:rPr>
                <w:noProof/>
                <w:webHidden/>
              </w:rPr>
              <w:tab/>
            </w:r>
            <w:r>
              <w:rPr>
                <w:noProof/>
                <w:webHidden/>
              </w:rPr>
              <w:fldChar w:fldCharType="begin"/>
            </w:r>
            <w:r>
              <w:rPr>
                <w:noProof/>
                <w:webHidden/>
              </w:rPr>
              <w:instrText xml:space="preserve"> PAGEREF _Toc195173465 \h </w:instrText>
            </w:r>
            <w:r>
              <w:rPr>
                <w:noProof/>
                <w:webHidden/>
              </w:rPr>
            </w:r>
            <w:r>
              <w:rPr>
                <w:noProof/>
                <w:webHidden/>
              </w:rPr>
              <w:fldChar w:fldCharType="separate"/>
            </w:r>
            <w:r>
              <w:rPr>
                <w:noProof/>
                <w:webHidden/>
              </w:rPr>
              <w:t>42</w:t>
            </w:r>
            <w:r>
              <w:rPr>
                <w:noProof/>
                <w:webHidden/>
              </w:rPr>
              <w:fldChar w:fldCharType="end"/>
            </w:r>
          </w:hyperlink>
        </w:p>
        <w:p w14:paraId="11FA9795" w14:textId="13D5131C" w:rsidR="000A74AB" w:rsidRDefault="000A74AB" w:rsidP="000A74AB">
          <w:pPr>
            <w:rPr>
              <w:caps/>
            </w:rPr>
          </w:pPr>
          <w:r w:rsidRPr="009B79ED">
            <w:rPr>
              <w:caps/>
              <w:szCs w:val="22"/>
            </w:rPr>
            <w:fldChar w:fldCharType="end"/>
          </w:r>
        </w:p>
        <w:p w14:paraId="5595EFCB" w14:textId="77777777" w:rsidR="000A74AB" w:rsidRDefault="00000000" w:rsidP="000A74AB">
          <w:pPr>
            <w:rPr>
              <w:b/>
              <w:bCs/>
              <w:noProof/>
            </w:rPr>
          </w:pPr>
        </w:p>
      </w:sdtContent>
    </w:sdt>
    <w:p w14:paraId="6ED06941" w14:textId="4C62CAD7" w:rsidR="002A700C" w:rsidRDefault="002A700C" w:rsidP="002A700C">
      <w:pPr>
        <w:jc w:val="left"/>
        <w:rPr>
          <w:szCs w:val="22"/>
        </w:rPr>
      </w:pPr>
    </w:p>
    <w:p w14:paraId="5114407D" w14:textId="77777777" w:rsidR="00507418" w:rsidRDefault="00507418" w:rsidP="002A700C">
      <w:pPr>
        <w:jc w:val="left"/>
        <w:rPr>
          <w:szCs w:val="22"/>
        </w:rPr>
      </w:pPr>
    </w:p>
    <w:p w14:paraId="01DF4969" w14:textId="77777777" w:rsidR="00507418" w:rsidRDefault="00507418" w:rsidP="002A700C">
      <w:pPr>
        <w:jc w:val="left"/>
        <w:rPr>
          <w:szCs w:val="22"/>
        </w:rPr>
      </w:pPr>
    </w:p>
    <w:p w14:paraId="729EA6A9" w14:textId="77777777" w:rsidR="00507418" w:rsidRDefault="00507418" w:rsidP="002A700C">
      <w:pPr>
        <w:jc w:val="left"/>
        <w:rPr>
          <w:szCs w:val="22"/>
        </w:rPr>
      </w:pPr>
    </w:p>
    <w:p w14:paraId="20BCC520" w14:textId="77777777" w:rsidR="00507418" w:rsidRDefault="00507418" w:rsidP="002A700C">
      <w:pPr>
        <w:jc w:val="left"/>
        <w:rPr>
          <w:szCs w:val="22"/>
        </w:rPr>
      </w:pPr>
    </w:p>
    <w:p w14:paraId="18A807B2" w14:textId="77777777" w:rsidR="00507418" w:rsidRDefault="00507418" w:rsidP="002A700C">
      <w:pPr>
        <w:jc w:val="left"/>
        <w:rPr>
          <w:szCs w:val="22"/>
        </w:rPr>
      </w:pPr>
    </w:p>
    <w:p w14:paraId="720EFD61" w14:textId="77777777" w:rsidR="00507418" w:rsidRDefault="00507418" w:rsidP="002A700C">
      <w:pPr>
        <w:jc w:val="left"/>
        <w:rPr>
          <w:szCs w:val="22"/>
        </w:rPr>
      </w:pPr>
    </w:p>
    <w:p w14:paraId="682282E0" w14:textId="77777777" w:rsidR="00507418" w:rsidRDefault="00507418" w:rsidP="002A700C">
      <w:pPr>
        <w:jc w:val="left"/>
        <w:rPr>
          <w:szCs w:val="22"/>
        </w:rPr>
      </w:pPr>
    </w:p>
    <w:p w14:paraId="1FC55D04" w14:textId="77777777" w:rsidR="00507418" w:rsidRDefault="00507418" w:rsidP="002A700C">
      <w:pPr>
        <w:jc w:val="left"/>
        <w:rPr>
          <w:szCs w:val="22"/>
        </w:rPr>
      </w:pPr>
    </w:p>
    <w:p w14:paraId="778F47B8" w14:textId="77777777" w:rsidR="00507418" w:rsidRDefault="00507418" w:rsidP="002A700C">
      <w:pPr>
        <w:jc w:val="left"/>
        <w:rPr>
          <w:szCs w:val="22"/>
        </w:rPr>
      </w:pPr>
    </w:p>
    <w:p w14:paraId="1C5FDCF0" w14:textId="77777777" w:rsidR="00507418" w:rsidRDefault="00507418" w:rsidP="002A700C">
      <w:pPr>
        <w:jc w:val="left"/>
        <w:rPr>
          <w:szCs w:val="22"/>
        </w:rPr>
      </w:pPr>
    </w:p>
    <w:p w14:paraId="6A51B4CB" w14:textId="77777777" w:rsidR="00507418" w:rsidRDefault="00507418" w:rsidP="002A700C">
      <w:pPr>
        <w:jc w:val="left"/>
        <w:rPr>
          <w:szCs w:val="22"/>
        </w:rPr>
      </w:pPr>
    </w:p>
    <w:p w14:paraId="7FAD7F71" w14:textId="77777777" w:rsidR="00507418" w:rsidRDefault="00507418" w:rsidP="002A700C">
      <w:pPr>
        <w:jc w:val="left"/>
        <w:rPr>
          <w:szCs w:val="22"/>
        </w:rPr>
      </w:pPr>
    </w:p>
    <w:p w14:paraId="7EFBA775" w14:textId="77777777" w:rsidR="00507418" w:rsidRDefault="00507418" w:rsidP="002A700C">
      <w:pPr>
        <w:jc w:val="left"/>
        <w:rPr>
          <w:szCs w:val="22"/>
        </w:rPr>
      </w:pPr>
    </w:p>
    <w:p w14:paraId="5A377D08" w14:textId="77777777" w:rsidR="00327C5E" w:rsidRDefault="00327C5E" w:rsidP="002A700C">
      <w:pPr>
        <w:jc w:val="left"/>
        <w:rPr>
          <w:szCs w:val="22"/>
        </w:rPr>
      </w:pPr>
    </w:p>
    <w:p w14:paraId="6F56A1DE" w14:textId="77777777" w:rsidR="00327C5E" w:rsidRDefault="00327C5E" w:rsidP="002A700C">
      <w:pPr>
        <w:jc w:val="left"/>
        <w:rPr>
          <w:szCs w:val="22"/>
        </w:rPr>
      </w:pPr>
    </w:p>
    <w:p w14:paraId="58AAB1DE" w14:textId="77777777" w:rsidR="00327C5E" w:rsidRDefault="00327C5E" w:rsidP="002A700C">
      <w:pPr>
        <w:jc w:val="left"/>
        <w:rPr>
          <w:szCs w:val="22"/>
        </w:rPr>
      </w:pPr>
    </w:p>
    <w:p w14:paraId="0861E56B" w14:textId="77777777" w:rsidR="00327C5E" w:rsidRDefault="00327C5E" w:rsidP="002A700C">
      <w:pPr>
        <w:jc w:val="left"/>
        <w:rPr>
          <w:szCs w:val="22"/>
        </w:rPr>
      </w:pPr>
    </w:p>
    <w:p w14:paraId="6D9FA9AB" w14:textId="77777777" w:rsidR="00327C5E" w:rsidRDefault="00327C5E" w:rsidP="002A700C">
      <w:pPr>
        <w:jc w:val="left"/>
        <w:rPr>
          <w:szCs w:val="22"/>
        </w:rPr>
      </w:pPr>
    </w:p>
    <w:p w14:paraId="385368E7" w14:textId="77777777" w:rsidR="00327C5E" w:rsidRDefault="00327C5E" w:rsidP="002A700C">
      <w:pPr>
        <w:jc w:val="left"/>
        <w:rPr>
          <w:szCs w:val="22"/>
        </w:rPr>
      </w:pPr>
    </w:p>
    <w:p w14:paraId="6D2E5D72" w14:textId="77777777" w:rsidR="00327C5E" w:rsidRDefault="00327C5E" w:rsidP="002A700C">
      <w:pPr>
        <w:jc w:val="left"/>
        <w:rPr>
          <w:szCs w:val="22"/>
        </w:rPr>
      </w:pPr>
    </w:p>
    <w:p w14:paraId="10FABEFD" w14:textId="77777777" w:rsidR="00507418" w:rsidRDefault="00507418" w:rsidP="002A700C">
      <w:pPr>
        <w:jc w:val="left"/>
        <w:rPr>
          <w:szCs w:val="22"/>
        </w:rPr>
      </w:pPr>
    </w:p>
    <w:p w14:paraId="366A6DB2" w14:textId="77777777" w:rsidR="00507418" w:rsidRPr="002A700C" w:rsidRDefault="00507418" w:rsidP="002A700C">
      <w:pPr>
        <w:jc w:val="left"/>
        <w:rPr>
          <w:szCs w:val="22"/>
        </w:rPr>
      </w:pPr>
    </w:p>
    <w:p w14:paraId="050C6710" w14:textId="1EA37643" w:rsidR="002A700C" w:rsidRPr="00C42952" w:rsidRDefault="002A700C" w:rsidP="002A700C">
      <w:pPr>
        <w:jc w:val="left"/>
        <w:rPr>
          <w:sz w:val="12"/>
          <w:szCs w:val="12"/>
        </w:rPr>
      </w:pPr>
      <w:r w:rsidRPr="00507418">
        <w:rPr>
          <w:sz w:val="12"/>
          <w:szCs w:val="12"/>
        </w:rPr>
        <w:fldChar w:fldCharType="begin"/>
      </w:r>
      <w:r w:rsidRPr="00507418">
        <w:rPr>
          <w:sz w:val="12"/>
          <w:szCs w:val="12"/>
        </w:rPr>
        <w:instrText xml:space="preserve"> FILENAME  \p  \* MERGEFORMAT </w:instrText>
      </w:r>
      <w:r w:rsidRPr="00507418">
        <w:rPr>
          <w:sz w:val="12"/>
          <w:szCs w:val="12"/>
        </w:rPr>
        <w:fldChar w:fldCharType="separate"/>
      </w:r>
      <w:r w:rsidR="00B33FFB">
        <w:rPr>
          <w:noProof/>
          <w:sz w:val="12"/>
          <w:szCs w:val="12"/>
        </w:rPr>
        <w:t>https://us-partner-integrations.egnyte.com/msoffice/wopi/files/70c4d9c3-c974-4599-8a00-3585989cb4dc/WOPIServiceId_TP_EGNYTE_PLUS/WOPIUserId_126.kleinschmidt.egnyte.com/STRYKE Readme_D2_04-03-2025.docx</w:t>
      </w:r>
      <w:r w:rsidRPr="00507418">
        <w:rPr>
          <w:sz w:val="12"/>
          <w:szCs w:val="12"/>
        </w:rPr>
        <w:fldChar w:fldCharType="end"/>
      </w:r>
    </w:p>
    <w:p w14:paraId="6F3F5C83" w14:textId="77777777" w:rsidR="00CA54B7" w:rsidRDefault="00CA54B7" w:rsidP="002A700C">
      <w:pPr>
        <w:jc w:val="left"/>
        <w:rPr>
          <w:szCs w:val="22"/>
        </w:rPr>
        <w:sectPr w:rsidR="00CA54B7" w:rsidSect="00507418">
          <w:footerReference w:type="default" r:id="rId14"/>
          <w:pgSz w:w="12240" w:h="15840"/>
          <w:pgMar w:top="1152" w:right="1440" w:bottom="1152" w:left="1440" w:header="720" w:footer="720" w:gutter="0"/>
          <w:pgNumType w:fmt="lowerRoman" w:start="1"/>
          <w:cols w:space="720"/>
          <w:docGrid w:linePitch="360"/>
        </w:sectPr>
      </w:pPr>
    </w:p>
    <w:p w14:paraId="10E78DD9" w14:textId="3F48317B" w:rsidR="00D90D38" w:rsidRPr="00140F98" w:rsidRDefault="00507418" w:rsidP="00FE3347">
      <w:pPr>
        <w:pStyle w:val="Heading1"/>
      </w:pPr>
      <w:bookmarkStart w:id="3" w:name="_Toc192847155"/>
      <w:bookmarkStart w:id="4" w:name="_Toc195173424"/>
      <w:bookmarkEnd w:id="2"/>
      <w:r>
        <w:lastRenderedPageBreak/>
        <w:t>Stryke Introduction</w:t>
      </w:r>
      <w:bookmarkEnd w:id="3"/>
      <w:bookmarkEnd w:id="4"/>
    </w:p>
    <w:p w14:paraId="72D8D2E5" w14:textId="77777777" w:rsidR="00CD19E4" w:rsidRDefault="00CD19E4" w:rsidP="00CD19E4">
      <w:pPr>
        <w:spacing w:line="276" w:lineRule="auto"/>
      </w:pPr>
      <w:r>
        <w:t>Fish entrained through hydroelectric facilities are exposed to turbine passage mortality stressors. Mortality through hydroelectric turbines has been well studied, with mathematical models able to predict the probability fish will get struck by a turbine blade (Von Raben 1957, Franke et al. 1997). The rate at which fish are entrained (fish per unit volume of water; in the US – fish per million [M] cubic feet [ft3] of water) through hydroelectric facilities is also a well-studied phenomenon in the United States, with results from field trials contributing to an entrainment database compiled by the Electric Power Research Institute (EPRI 1997). The 1997 EPRI database contains observations of 70 species at 43 facilities within the United States east of the Mississippi River. The EPRI dataset is particularly useful for quantitative analysis based on the assumption that when entrainment counts are standardized by discharge across facilities and holistically observed, the database will reasonably estimate entrainment rates for a watershed of a given size suitable for decision-making purposes. Also, by describing entrainment rates with statistical distributions and simulating them with Monte Carlo methods, it is possible to estimate average daily entrainment and mortality with measures of certainty, as well as estimate the likelihood that an event of a given size will occur.</w:t>
      </w:r>
    </w:p>
    <w:p w14:paraId="031F99E6" w14:textId="77777777" w:rsidR="00CD19E4" w:rsidRDefault="00CD19E4" w:rsidP="00CD19E4">
      <w:pPr>
        <w:spacing w:line="276" w:lineRule="auto"/>
      </w:pPr>
    </w:p>
    <w:p w14:paraId="6E5FC606" w14:textId="77777777" w:rsidR="00CD19E4" w:rsidRDefault="00CD19E4" w:rsidP="00CD19E4">
      <w:pPr>
        <w:spacing w:line="276" w:lineRule="auto"/>
      </w:pPr>
      <w:r>
        <w:t>Simulated fish migrate through a hydroelectric project where passage routes are described with a network. We assume all simulated fish will move downstream as they approach the project. If fish survive their current node, they can move to the next one. If there is more than one node available at their current location, then Monte-Carlo role of the dice and a priori-determined transition probabilities control their movement. The simulation ends for a fish when it arrives at the last node in the network or dies.</w:t>
      </w:r>
    </w:p>
    <w:p w14:paraId="6B3CBA3B" w14:textId="77777777" w:rsidR="00CD19E4" w:rsidRDefault="00CD19E4" w:rsidP="00CD19E4">
      <w:pPr>
        <w:spacing w:line="276" w:lineRule="auto"/>
      </w:pPr>
    </w:p>
    <w:p w14:paraId="13C1697D" w14:textId="77777777" w:rsidR="00CD19E4" w:rsidRDefault="00CD19E4" w:rsidP="00CD19E4">
      <w:pPr>
        <w:spacing w:line="276" w:lineRule="auto"/>
      </w:pPr>
      <w:r>
        <w:t xml:space="preserve">For fish passing via entrainment, individuals are exposed to turbine blade strike, which is modeled with the Franke et al. (1997) equations. For fish that pass via passage structures or spill, mortality is assessed with a roll of the dice using survival metrics determined a priori, sourced from similar studies, or from expert opinion. The Franke et al. (1997) equations calculate the probability a fish of a given length will get struck by a turbine runner blade. With these equations, if we know the length of a given fish, the amount of discharge through the turbine, the type of turbine, the number of blades, and rotation speed, then we can calculate with certainty the probability of the fish being struck. As such, the only morphometric parameter needed to assess blade strike is length. All other </w:t>
      </w:r>
      <w:r>
        <w:lastRenderedPageBreak/>
        <w:t>input parameters are sourced from the technical specifications of the facility and its turbines.</w:t>
      </w:r>
    </w:p>
    <w:p w14:paraId="7DF8A438" w14:textId="77777777" w:rsidR="00CD19E4" w:rsidRDefault="00CD19E4" w:rsidP="00CD19E4">
      <w:pPr>
        <w:spacing w:line="276" w:lineRule="auto"/>
      </w:pPr>
    </w:p>
    <w:p w14:paraId="46C0E0F2" w14:textId="7EE2EA7C" w:rsidR="00CD19E4" w:rsidRDefault="00CD19E4" w:rsidP="00CD19E4">
      <w:pPr>
        <w:spacing w:line="276" w:lineRule="auto"/>
      </w:pPr>
      <w:r>
        <w:t xml:space="preserve">This </w:t>
      </w:r>
      <w:r w:rsidR="00187311">
        <w:t>document</w:t>
      </w:r>
      <w:r>
        <w:t xml:space="preserve"> will guide the end user through an assessment of the effects of entrainment at a hydroelectric facility. The </w:t>
      </w:r>
      <w:r w:rsidR="00187311">
        <w:t>document</w:t>
      </w:r>
      <w:r>
        <w:t xml:space="preserve"> has directions for </w:t>
      </w:r>
      <w:r w:rsidR="00187311">
        <w:t>setting up a project using</w:t>
      </w:r>
      <w:r>
        <w:t xml:space="preserve"> the input spreadsheet </w:t>
      </w:r>
      <w:r w:rsidR="00187311">
        <w:t>or with the web application</w:t>
      </w:r>
      <w:r>
        <w:t xml:space="preserve"> project. Stryke has two modes of operation for two different types of desktop entrainment studies. It can be used to (1) assess survival of anadromous species as they migrate past a facility (or series of facilities), and (2) estimate entrainment rates and survival of </w:t>
      </w:r>
      <w:r w:rsidR="006F3C10">
        <w:t>resident</w:t>
      </w:r>
      <w:r>
        <w:t xml:space="preserve"> species to assess population-level impacts attributed to entrainment through a hydroelectric station.</w:t>
      </w:r>
    </w:p>
    <w:p w14:paraId="70826D44" w14:textId="77777777" w:rsidR="00CD19E4" w:rsidRDefault="00CD19E4" w:rsidP="00CD19E4">
      <w:pPr>
        <w:spacing w:line="276" w:lineRule="auto"/>
      </w:pPr>
    </w:p>
    <w:p w14:paraId="32B91CA7" w14:textId="77777777" w:rsidR="00B96686" w:rsidRDefault="00B96686" w:rsidP="00CD19E4">
      <w:pPr>
        <w:spacing w:line="276" w:lineRule="auto"/>
      </w:pPr>
    </w:p>
    <w:p w14:paraId="0F0103D4" w14:textId="27DA1651" w:rsidR="007467FB" w:rsidRDefault="007467FB">
      <w:pPr>
        <w:spacing w:after="160" w:line="259" w:lineRule="auto"/>
        <w:jc w:val="left"/>
      </w:pPr>
      <w:r>
        <w:br w:type="page"/>
      </w:r>
    </w:p>
    <w:p w14:paraId="577C4B80" w14:textId="77777777" w:rsidR="00CD19E4" w:rsidRDefault="00CD19E4" w:rsidP="00CD19E4">
      <w:pPr>
        <w:pStyle w:val="Heading1"/>
      </w:pPr>
      <w:bookmarkStart w:id="5" w:name="_Toc192847156"/>
      <w:bookmarkStart w:id="6" w:name="_Toc195173425"/>
      <w:r>
        <w:lastRenderedPageBreak/>
        <w:t>Fit Entrainment Rates</w:t>
      </w:r>
      <w:bookmarkEnd w:id="5"/>
      <w:bookmarkEnd w:id="6"/>
    </w:p>
    <w:p w14:paraId="56695EDE" w14:textId="512C9680" w:rsidR="00CD19E4" w:rsidRPr="00CD19E4" w:rsidRDefault="00582706" w:rsidP="00CD19E4">
      <w:pPr>
        <w:spacing w:line="276" w:lineRule="auto"/>
        <w:rPr>
          <w:rFonts w:cs="Segoe UI"/>
          <w:color w:val="1F2328"/>
        </w:rPr>
      </w:pPr>
      <w:r>
        <w:rPr>
          <w:rFonts w:cs="Segoe UI"/>
          <w:color w:val="1F2328"/>
        </w:rPr>
        <w:t xml:space="preserve">Estimating the number of fish impacted starts with fitting entrainment rates for the species of interest.  </w:t>
      </w:r>
      <w:r w:rsidR="00CD19E4" w:rsidRPr="00CD19E4">
        <w:rPr>
          <w:rFonts w:cs="Segoe UI"/>
          <w:color w:val="1F2328"/>
        </w:rPr>
        <w:t>If you do not have existing empirical data for your facility of interest, stryke can query the EPRI entrainment database and develop them for you. To fit a distribution, simply pass a list of arguments (example below). The list of arguments, their datatype, and explanations are below. The following example shows how to fit entrainment rates for a leave-one-out validation exercise, it queries the EPRI database to return a sample of entrainment observations of Catastomidae in the winter within The Great Lakes watershed while leaving out Potato Rapids from the sample:</w:t>
      </w:r>
    </w:p>
    <w:p w14:paraId="2A0782B3" w14:textId="77777777" w:rsidR="00CD19E4" w:rsidRPr="008B39D4" w:rsidRDefault="00CD19E4" w:rsidP="00CD19E4">
      <w:pPr>
        <w:spacing w:line="276" w:lineRule="auto"/>
        <w:rPr>
          <w:rFonts w:asciiTheme="minorHAnsi" w:hAnsiTheme="minorHAnsi" w:cs="Segoe UI"/>
          <w:color w:val="1F2328"/>
          <w:sz w:val="22"/>
          <w:szCs w:val="22"/>
        </w:rPr>
      </w:pPr>
    </w:p>
    <w:p w14:paraId="23693DAC" w14:textId="77777777" w:rsidR="00CD19E4" w:rsidRDefault="00CD19E4" w:rsidP="00CD19E4">
      <w:pPr>
        <w:pStyle w:val="NormalWeb"/>
        <w:shd w:val="clear" w:color="auto" w:fill="FFFFFF"/>
        <w:spacing w:before="0" w:beforeAutospacing="0" w:after="0"/>
        <w:rPr>
          <w:rStyle w:val="HTMLCode"/>
          <w:rFonts w:ascii="Segoe UI" w:eastAsiaTheme="majorEastAsia" w:hAnsi="Segoe UI" w:cs="Segoe UI"/>
          <w:color w:val="1F2328"/>
          <w:sz w:val="24"/>
          <w:szCs w:val="24"/>
        </w:rPr>
      </w:pPr>
      <w:r w:rsidRPr="00CD19E4">
        <w:rPr>
          <w:rStyle w:val="HTMLCode"/>
          <w:rFonts w:ascii="Segoe UI" w:eastAsiaTheme="majorEastAsia" w:hAnsi="Segoe UI" w:cs="Segoe UI"/>
          <w:color w:val="1F2328"/>
          <w:sz w:val="24"/>
          <w:szCs w:val="24"/>
        </w:rPr>
        <w:t>Family = 'Catostomidae', Month = [1,2,12], HUC02= [4], NIDID= 'WI00757'</w:t>
      </w:r>
    </w:p>
    <w:tbl>
      <w:tblPr>
        <w:tblW w:w="9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2" w:type="dxa"/>
          <w:right w:w="72" w:type="dxa"/>
        </w:tblCellMar>
        <w:tblLook w:val="04A0" w:firstRow="1" w:lastRow="0" w:firstColumn="1" w:lastColumn="0" w:noHBand="0" w:noVBand="1"/>
      </w:tblPr>
      <w:tblGrid>
        <w:gridCol w:w="2571"/>
        <w:gridCol w:w="1296"/>
        <w:gridCol w:w="5493"/>
      </w:tblGrid>
      <w:tr w:rsidR="00C00540" w:rsidRPr="008B39D4" w14:paraId="0EC6F52C" w14:textId="77777777" w:rsidTr="00C00540">
        <w:trPr>
          <w:trHeight w:val="432"/>
          <w:tblHeader/>
        </w:trPr>
        <w:tc>
          <w:tcPr>
            <w:tcW w:w="2571" w:type="dxa"/>
            <w:shd w:val="clear" w:color="auto" w:fill="9FC39F"/>
            <w:tcMar>
              <w:top w:w="0" w:type="dxa"/>
              <w:left w:w="86" w:type="dxa"/>
              <w:bottom w:w="0" w:type="dxa"/>
              <w:right w:w="86" w:type="dxa"/>
            </w:tcMar>
            <w:vAlign w:val="center"/>
            <w:hideMark/>
          </w:tcPr>
          <w:p w14:paraId="176FACDA" w14:textId="77777777" w:rsidR="00CD19E4" w:rsidRPr="00CD19E4" w:rsidRDefault="00CD19E4" w:rsidP="00C00540">
            <w:pPr>
              <w:jc w:val="center"/>
              <w:rPr>
                <w:rFonts w:cs="Times New Roman"/>
                <w:b/>
                <w:bCs/>
                <w:sz w:val="22"/>
                <w:szCs w:val="22"/>
              </w:rPr>
            </w:pPr>
            <w:r w:rsidRPr="00CD19E4">
              <w:rPr>
                <w:rFonts w:cs="Times New Roman"/>
                <w:b/>
                <w:bCs/>
                <w:sz w:val="22"/>
                <w:szCs w:val="22"/>
              </w:rPr>
              <w:t>Parameter</w:t>
            </w:r>
          </w:p>
        </w:tc>
        <w:tc>
          <w:tcPr>
            <w:tcW w:w="1296" w:type="dxa"/>
            <w:shd w:val="clear" w:color="auto" w:fill="9FC39F"/>
            <w:tcMar>
              <w:top w:w="0" w:type="dxa"/>
              <w:left w:w="86" w:type="dxa"/>
              <w:bottom w:w="0" w:type="dxa"/>
              <w:right w:w="86" w:type="dxa"/>
            </w:tcMar>
            <w:vAlign w:val="center"/>
            <w:hideMark/>
          </w:tcPr>
          <w:p w14:paraId="3246F7F8" w14:textId="77777777" w:rsidR="00CD19E4" w:rsidRPr="00CD19E4" w:rsidRDefault="00CD19E4" w:rsidP="00C00540">
            <w:pPr>
              <w:jc w:val="center"/>
              <w:rPr>
                <w:rFonts w:cs="Times New Roman"/>
                <w:b/>
                <w:bCs/>
                <w:sz w:val="22"/>
                <w:szCs w:val="22"/>
              </w:rPr>
            </w:pPr>
            <w:r w:rsidRPr="00CD19E4">
              <w:rPr>
                <w:rFonts w:cs="Times New Roman"/>
                <w:b/>
                <w:bCs/>
                <w:sz w:val="22"/>
                <w:szCs w:val="22"/>
              </w:rPr>
              <w:t>Data Type</w:t>
            </w:r>
          </w:p>
        </w:tc>
        <w:tc>
          <w:tcPr>
            <w:tcW w:w="5493" w:type="dxa"/>
            <w:shd w:val="clear" w:color="auto" w:fill="9FC39F"/>
            <w:tcMar>
              <w:top w:w="0" w:type="dxa"/>
              <w:left w:w="86" w:type="dxa"/>
              <w:bottom w:w="0" w:type="dxa"/>
              <w:right w:w="86" w:type="dxa"/>
            </w:tcMar>
            <w:vAlign w:val="center"/>
            <w:hideMark/>
          </w:tcPr>
          <w:p w14:paraId="67A3B796" w14:textId="77777777" w:rsidR="00CD19E4" w:rsidRPr="00CD19E4" w:rsidRDefault="00CD19E4" w:rsidP="00C00540">
            <w:pPr>
              <w:jc w:val="center"/>
              <w:rPr>
                <w:rFonts w:cs="Times New Roman"/>
                <w:b/>
                <w:bCs/>
                <w:sz w:val="22"/>
                <w:szCs w:val="22"/>
              </w:rPr>
            </w:pPr>
            <w:r w:rsidRPr="00CD19E4">
              <w:rPr>
                <w:rFonts w:cs="Times New Roman"/>
                <w:b/>
                <w:bCs/>
                <w:sz w:val="22"/>
                <w:szCs w:val="22"/>
              </w:rPr>
              <w:t>Comment</w:t>
            </w:r>
          </w:p>
        </w:tc>
      </w:tr>
      <w:tr w:rsidR="00CD19E4" w:rsidRPr="008B39D4" w14:paraId="4E77B670" w14:textId="77777777" w:rsidTr="00C00540">
        <w:trPr>
          <w:trHeight w:val="432"/>
        </w:trPr>
        <w:tc>
          <w:tcPr>
            <w:tcW w:w="2571" w:type="dxa"/>
            <w:tcMar>
              <w:top w:w="0" w:type="dxa"/>
              <w:left w:w="86" w:type="dxa"/>
              <w:bottom w:w="0" w:type="dxa"/>
              <w:right w:w="86" w:type="dxa"/>
            </w:tcMar>
            <w:vAlign w:val="center"/>
            <w:hideMark/>
          </w:tcPr>
          <w:p w14:paraId="01B8603F" w14:textId="77777777" w:rsidR="00CD19E4" w:rsidRPr="00CD19E4" w:rsidRDefault="00CD19E4" w:rsidP="00C00540">
            <w:pPr>
              <w:jc w:val="left"/>
              <w:rPr>
                <w:rFonts w:cs="Times New Roman"/>
                <w:sz w:val="22"/>
                <w:szCs w:val="22"/>
              </w:rPr>
            </w:pPr>
            <w:r w:rsidRPr="00CD19E4">
              <w:rPr>
                <w:rFonts w:cs="Times New Roman"/>
                <w:sz w:val="22"/>
                <w:szCs w:val="22"/>
              </w:rPr>
              <w:t>states</w:t>
            </w:r>
          </w:p>
        </w:tc>
        <w:tc>
          <w:tcPr>
            <w:tcW w:w="1296" w:type="dxa"/>
            <w:tcMar>
              <w:top w:w="0" w:type="dxa"/>
              <w:left w:w="86" w:type="dxa"/>
              <w:bottom w:w="0" w:type="dxa"/>
              <w:right w:w="86" w:type="dxa"/>
            </w:tcMar>
            <w:vAlign w:val="center"/>
            <w:hideMark/>
          </w:tcPr>
          <w:p w14:paraId="1950FA66" w14:textId="77777777" w:rsidR="00CD19E4" w:rsidRPr="00CD19E4" w:rsidRDefault="00CD19E4" w:rsidP="00C00540">
            <w:pPr>
              <w:jc w:val="center"/>
              <w:rPr>
                <w:rFonts w:cs="Times New Roman"/>
                <w:sz w:val="22"/>
                <w:szCs w:val="22"/>
              </w:rPr>
            </w:pPr>
            <w:r w:rsidRPr="00CD19E4">
              <w:rPr>
                <w:rFonts w:cs="Times New Roman"/>
                <w:sz w:val="22"/>
                <w:szCs w:val="22"/>
              </w:rPr>
              <w:t>String</w:t>
            </w:r>
          </w:p>
        </w:tc>
        <w:tc>
          <w:tcPr>
            <w:tcW w:w="5493" w:type="dxa"/>
            <w:tcMar>
              <w:top w:w="0" w:type="dxa"/>
              <w:left w:w="86" w:type="dxa"/>
              <w:bottom w:w="0" w:type="dxa"/>
              <w:right w:w="86" w:type="dxa"/>
            </w:tcMar>
            <w:vAlign w:val="center"/>
            <w:hideMark/>
          </w:tcPr>
          <w:p w14:paraId="52A2E6A9" w14:textId="257C25E5" w:rsidR="00CD19E4" w:rsidRPr="00CD19E4" w:rsidRDefault="00CD19E4" w:rsidP="00C00540">
            <w:pPr>
              <w:jc w:val="left"/>
              <w:rPr>
                <w:rFonts w:cs="Times New Roman"/>
                <w:sz w:val="22"/>
                <w:szCs w:val="22"/>
              </w:rPr>
            </w:pPr>
            <w:r w:rsidRPr="00CD19E4">
              <w:rPr>
                <w:rFonts w:cs="Times New Roman"/>
                <w:sz w:val="22"/>
                <w:szCs w:val="22"/>
              </w:rPr>
              <w:t>(not required) State abbreviations to filter the dat</w:t>
            </w:r>
            <w:r w:rsidR="00BB0A2A">
              <w:rPr>
                <w:rFonts w:cs="Times New Roman"/>
                <w:sz w:val="22"/>
                <w:szCs w:val="22"/>
              </w:rPr>
              <w:t>a</w:t>
            </w:r>
          </w:p>
        </w:tc>
      </w:tr>
      <w:tr w:rsidR="00CD19E4" w:rsidRPr="008B39D4" w14:paraId="59B37711" w14:textId="77777777" w:rsidTr="00C00540">
        <w:trPr>
          <w:trHeight w:val="432"/>
        </w:trPr>
        <w:tc>
          <w:tcPr>
            <w:tcW w:w="2571" w:type="dxa"/>
            <w:tcMar>
              <w:top w:w="0" w:type="dxa"/>
              <w:left w:w="86" w:type="dxa"/>
              <w:bottom w:w="0" w:type="dxa"/>
              <w:right w:w="86" w:type="dxa"/>
            </w:tcMar>
            <w:vAlign w:val="center"/>
            <w:hideMark/>
          </w:tcPr>
          <w:p w14:paraId="619EC6BE" w14:textId="77777777" w:rsidR="00CD19E4" w:rsidRPr="00CD19E4" w:rsidRDefault="00CD19E4" w:rsidP="00C00540">
            <w:pPr>
              <w:jc w:val="left"/>
              <w:rPr>
                <w:rFonts w:cs="Times New Roman"/>
                <w:sz w:val="22"/>
                <w:szCs w:val="22"/>
              </w:rPr>
            </w:pPr>
            <w:r w:rsidRPr="00CD19E4">
              <w:rPr>
                <w:rFonts w:cs="Times New Roman"/>
                <w:sz w:val="22"/>
                <w:szCs w:val="22"/>
              </w:rPr>
              <w:t>plant_cap</w:t>
            </w:r>
          </w:p>
        </w:tc>
        <w:tc>
          <w:tcPr>
            <w:tcW w:w="1296" w:type="dxa"/>
            <w:tcMar>
              <w:top w:w="0" w:type="dxa"/>
              <w:left w:w="86" w:type="dxa"/>
              <w:bottom w:w="0" w:type="dxa"/>
              <w:right w:w="86" w:type="dxa"/>
            </w:tcMar>
            <w:vAlign w:val="center"/>
            <w:hideMark/>
          </w:tcPr>
          <w:p w14:paraId="233B61FC" w14:textId="77777777" w:rsidR="00CD19E4" w:rsidRPr="00CD19E4" w:rsidRDefault="00CD19E4" w:rsidP="00C00540">
            <w:pPr>
              <w:jc w:val="center"/>
              <w:rPr>
                <w:rFonts w:cs="Times New Roman"/>
                <w:sz w:val="22"/>
                <w:szCs w:val="22"/>
              </w:rPr>
            </w:pPr>
            <w:r w:rsidRPr="00CD19E4">
              <w:rPr>
                <w:rFonts w:cs="Times New Roman"/>
                <w:sz w:val="22"/>
                <w:szCs w:val="22"/>
              </w:rPr>
              <w:t>String</w:t>
            </w:r>
          </w:p>
        </w:tc>
        <w:tc>
          <w:tcPr>
            <w:tcW w:w="5493" w:type="dxa"/>
            <w:tcMar>
              <w:top w:w="0" w:type="dxa"/>
              <w:left w:w="86" w:type="dxa"/>
              <w:bottom w:w="0" w:type="dxa"/>
              <w:right w:w="86" w:type="dxa"/>
            </w:tcMar>
            <w:vAlign w:val="center"/>
            <w:hideMark/>
          </w:tcPr>
          <w:p w14:paraId="382AB6CC" w14:textId="77777777" w:rsidR="00CD19E4" w:rsidRPr="00CD19E4" w:rsidRDefault="00CD19E4" w:rsidP="00C00540">
            <w:pPr>
              <w:jc w:val="left"/>
              <w:rPr>
                <w:rFonts w:cs="Times New Roman"/>
                <w:sz w:val="22"/>
                <w:szCs w:val="22"/>
              </w:rPr>
            </w:pPr>
            <w:r w:rsidRPr="00CD19E4">
              <w:rPr>
                <w:rFonts w:cs="Times New Roman"/>
                <w:sz w:val="22"/>
                <w:szCs w:val="22"/>
              </w:rPr>
              <w:t>(not required) Plant capacity (cfs) with a direction for filtering (&gt; or &lt;=)</w:t>
            </w:r>
          </w:p>
        </w:tc>
      </w:tr>
      <w:tr w:rsidR="00CD19E4" w:rsidRPr="008B39D4" w14:paraId="11F4B21A" w14:textId="77777777" w:rsidTr="00C00540">
        <w:trPr>
          <w:trHeight w:val="432"/>
        </w:trPr>
        <w:tc>
          <w:tcPr>
            <w:tcW w:w="2571" w:type="dxa"/>
            <w:tcMar>
              <w:top w:w="0" w:type="dxa"/>
              <w:left w:w="86" w:type="dxa"/>
              <w:bottom w:w="0" w:type="dxa"/>
              <w:right w:w="86" w:type="dxa"/>
            </w:tcMar>
            <w:vAlign w:val="center"/>
            <w:hideMark/>
          </w:tcPr>
          <w:p w14:paraId="54EBA18A" w14:textId="77777777" w:rsidR="00CD19E4" w:rsidRPr="00CD19E4" w:rsidRDefault="00CD19E4" w:rsidP="00C00540">
            <w:pPr>
              <w:jc w:val="left"/>
              <w:rPr>
                <w:rFonts w:cs="Times New Roman"/>
                <w:sz w:val="22"/>
                <w:szCs w:val="22"/>
              </w:rPr>
            </w:pPr>
            <w:r w:rsidRPr="00CD19E4">
              <w:rPr>
                <w:rFonts w:cs="Times New Roman"/>
                <w:sz w:val="22"/>
                <w:szCs w:val="22"/>
              </w:rPr>
              <w:t>Family, Genus, Species</w:t>
            </w:r>
          </w:p>
        </w:tc>
        <w:tc>
          <w:tcPr>
            <w:tcW w:w="1296" w:type="dxa"/>
            <w:tcMar>
              <w:top w:w="0" w:type="dxa"/>
              <w:left w:w="86" w:type="dxa"/>
              <w:bottom w:w="0" w:type="dxa"/>
              <w:right w:w="86" w:type="dxa"/>
            </w:tcMar>
            <w:vAlign w:val="center"/>
            <w:hideMark/>
          </w:tcPr>
          <w:p w14:paraId="6EA10738" w14:textId="77777777" w:rsidR="00CD19E4" w:rsidRPr="00CD19E4" w:rsidRDefault="00CD19E4" w:rsidP="00C00540">
            <w:pPr>
              <w:jc w:val="center"/>
              <w:rPr>
                <w:rFonts w:cs="Times New Roman"/>
                <w:sz w:val="22"/>
                <w:szCs w:val="22"/>
              </w:rPr>
            </w:pPr>
            <w:r w:rsidRPr="00CD19E4">
              <w:rPr>
                <w:rFonts w:cs="Times New Roman"/>
                <w:sz w:val="22"/>
                <w:szCs w:val="22"/>
              </w:rPr>
              <w:t>String</w:t>
            </w:r>
          </w:p>
        </w:tc>
        <w:tc>
          <w:tcPr>
            <w:tcW w:w="5493" w:type="dxa"/>
            <w:tcMar>
              <w:top w:w="0" w:type="dxa"/>
              <w:left w:w="86" w:type="dxa"/>
              <w:bottom w:w="0" w:type="dxa"/>
              <w:right w:w="86" w:type="dxa"/>
            </w:tcMar>
            <w:vAlign w:val="center"/>
            <w:hideMark/>
          </w:tcPr>
          <w:p w14:paraId="329ED240" w14:textId="77777777" w:rsidR="00CD19E4" w:rsidRPr="00CD19E4" w:rsidRDefault="00CD19E4" w:rsidP="00C00540">
            <w:pPr>
              <w:jc w:val="left"/>
              <w:rPr>
                <w:rFonts w:cs="Times New Roman"/>
                <w:sz w:val="22"/>
                <w:szCs w:val="22"/>
              </w:rPr>
            </w:pPr>
            <w:r w:rsidRPr="00CD19E4">
              <w:rPr>
                <w:rFonts w:cs="Times New Roman"/>
                <w:sz w:val="22"/>
                <w:szCs w:val="22"/>
              </w:rPr>
              <w:t>(at least one required) taxonomic classifications</w:t>
            </w:r>
          </w:p>
        </w:tc>
      </w:tr>
      <w:tr w:rsidR="00CD19E4" w:rsidRPr="008B39D4" w14:paraId="3B653924" w14:textId="77777777" w:rsidTr="00C00540">
        <w:trPr>
          <w:trHeight w:val="432"/>
        </w:trPr>
        <w:tc>
          <w:tcPr>
            <w:tcW w:w="2571" w:type="dxa"/>
            <w:tcMar>
              <w:top w:w="0" w:type="dxa"/>
              <w:left w:w="86" w:type="dxa"/>
              <w:bottom w:w="0" w:type="dxa"/>
              <w:right w:w="86" w:type="dxa"/>
            </w:tcMar>
            <w:vAlign w:val="center"/>
            <w:hideMark/>
          </w:tcPr>
          <w:p w14:paraId="7361428B" w14:textId="77777777" w:rsidR="00CD19E4" w:rsidRPr="00CD19E4" w:rsidRDefault="00CD19E4" w:rsidP="00C00540">
            <w:pPr>
              <w:jc w:val="left"/>
              <w:rPr>
                <w:rFonts w:cs="Times New Roman"/>
                <w:sz w:val="22"/>
                <w:szCs w:val="22"/>
              </w:rPr>
            </w:pPr>
            <w:r w:rsidRPr="00CD19E4">
              <w:rPr>
                <w:rFonts w:cs="Times New Roman"/>
                <w:sz w:val="22"/>
                <w:szCs w:val="22"/>
              </w:rPr>
              <w:t>HUC02, HUC04, HUC06, HUC08</w:t>
            </w:r>
          </w:p>
        </w:tc>
        <w:tc>
          <w:tcPr>
            <w:tcW w:w="1296" w:type="dxa"/>
            <w:tcMar>
              <w:top w:w="0" w:type="dxa"/>
              <w:left w:w="86" w:type="dxa"/>
              <w:bottom w:w="0" w:type="dxa"/>
              <w:right w:w="86" w:type="dxa"/>
            </w:tcMar>
            <w:vAlign w:val="center"/>
            <w:hideMark/>
          </w:tcPr>
          <w:p w14:paraId="7542CA0D" w14:textId="77777777" w:rsidR="00CD19E4" w:rsidRPr="00CD19E4" w:rsidRDefault="00CD19E4" w:rsidP="00C00540">
            <w:pPr>
              <w:jc w:val="center"/>
              <w:rPr>
                <w:rFonts w:cs="Times New Roman"/>
                <w:sz w:val="22"/>
                <w:szCs w:val="22"/>
              </w:rPr>
            </w:pPr>
            <w:r w:rsidRPr="00CD19E4">
              <w:rPr>
                <w:rFonts w:cs="Times New Roman"/>
                <w:sz w:val="22"/>
                <w:szCs w:val="22"/>
              </w:rPr>
              <w:t>String</w:t>
            </w:r>
          </w:p>
        </w:tc>
        <w:tc>
          <w:tcPr>
            <w:tcW w:w="5493" w:type="dxa"/>
            <w:tcMar>
              <w:top w:w="0" w:type="dxa"/>
              <w:left w:w="86" w:type="dxa"/>
              <w:bottom w:w="0" w:type="dxa"/>
              <w:right w:w="86" w:type="dxa"/>
            </w:tcMar>
            <w:vAlign w:val="center"/>
            <w:hideMark/>
          </w:tcPr>
          <w:p w14:paraId="1E4E42CB" w14:textId="0491758C" w:rsidR="00CD19E4" w:rsidRPr="00CD19E4" w:rsidRDefault="00CD19E4" w:rsidP="00C00540">
            <w:pPr>
              <w:jc w:val="left"/>
              <w:rPr>
                <w:rFonts w:cs="Times New Roman"/>
                <w:sz w:val="22"/>
                <w:szCs w:val="22"/>
              </w:rPr>
            </w:pPr>
            <w:r w:rsidRPr="00CD19E4">
              <w:rPr>
                <w:rFonts w:cs="Times New Roman"/>
                <w:sz w:val="22"/>
                <w:szCs w:val="22"/>
              </w:rPr>
              <w:t>(not required) Hydrologic Unit Codes for geographic filtering</w:t>
            </w:r>
            <w:r w:rsidR="00EC423C">
              <w:rPr>
                <w:rFonts w:cs="Times New Roman"/>
                <w:sz w:val="22"/>
                <w:szCs w:val="22"/>
              </w:rPr>
              <w:t>, Great Lakes HUC02 = 04.</w:t>
            </w:r>
          </w:p>
        </w:tc>
      </w:tr>
      <w:tr w:rsidR="00CD19E4" w:rsidRPr="008B39D4" w14:paraId="6E4A386C" w14:textId="77777777" w:rsidTr="00C00540">
        <w:trPr>
          <w:trHeight w:val="432"/>
        </w:trPr>
        <w:tc>
          <w:tcPr>
            <w:tcW w:w="2571" w:type="dxa"/>
            <w:tcMar>
              <w:top w:w="0" w:type="dxa"/>
              <w:left w:w="86" w:type="dxa"/>
              <w:bottom w:w="0" w:type="dxa"/>
              <w:right w:w="86" w:type="dxa"/>
            </w:tcMar>
            <w:vAlign w:val="center"/>
            <w:hideMark/>
          </w:tcPr>
          <w:p w14:paraId="354DFA49" w14:textId="77777777" w:rsidR="00CD19E4" w:rsidRPr="00CD19E4" w:rsidRDefault="00CD19E4" w:rsidP="00C00540">
            <w:pPr>
              <w:jc w:val="left"/>
              <w:rPr>
                <w:rFonts w:cs="Times New Roman"/>
                <w:sz w:val="22"/>
                <w:szCs w:val="22"/>
              </w:rPr>
            </w:pPr>
            <w:r w:rsidRPr="00CD19E4">
              <w:rPr>
                <w:rFonts w:cs="Times New Roman"/>
                <w:sz w:val="22"/>
                <w:szCs w:val="22"/>
              </w:rPr>
              <w:t>NIDID</w:t>
            </w:r>
          </w:p>
        </w:tc>
        <w:tc>
          <w:tcPr>
            <w:tcW w:w="1296" w:type="dxa"/>
            <w:tcMar>
              <w:top w:w="0" w:type="dxa"/>
              <w:left w:w="86" w:type="dxa"/>
              <w:bottom w:w="0" w:type="dxa"/>
              <w:right w:w="86" w:type="dxa"/>
            </w:tcMar>
            <w:vAlign w:val="center"/>
            <w:hideMark/>
          </w:tcPr>
          <w:p w14:paraId="0B87A50E" w14:textId="77777777" w:rsidR="00CD19E4" w:rsidRPr="00CD19E4" w:rsidRDefault="00CD19E4" w:rsidP="00C00540">
            <w:pPr>
              <w:jc w:val="center"/>
              <w:rPr>
                <w:rFonts w:cs="Times New Roman"/>
                <w:sz w:val="22"/>
                <w:szCs w:val="22"/>
              </w:rPr>
            </w:pPr>
            <w:r w:rsidRPr="00CD19E4">
              <w:rPr>
                <w:rFonts w:cs="Times New Roman"/>
                <w:sz w:val="22"/>
                <w:szCs w:val="22"/>
              </w:rPr>
              <w:t>String</w:t>
            </w:r>
          </w:p>
        </w:tc>
        <w:tc>
          <w:tcPr>
            <w:tcW w:w="5493" w:type="dxa"/>
            <w:tcMar>
              <w:top w:w="0" w:type="dxa"/>
              <w:left w:w="86" w:type="dxa"/>
              <w:bottom w:w="0" w:type="dxa"/>
              <w:right w:w="86" w:type="dxa"/>
            </w:tcMar>
            <w:vAlign w:val="center"/>
            <w:hideMark/>
          </w:tcPr>
          <w:p w14:paraId="6DD3B817" w14:textId="77777777" w:rsidR="00CD19E4" w:rsidRPr="00CD19E4" w:rsidRDefault="00CD19E4" w:rsidP="00C00540">
            <w:pPr>
              <w:jc w:val="left"/>
              <w:rPr>
                <w:rFonts w:cs="Times New Roman"/>
                <w:sz w:val="22"/>
                <w:szCs w:val="22"/>
              </w:rPr>
            </w:pPr>
            <w:r w:rsidRPr="00CD19E4">
              <w:rPr>
                <w:rFonts w:cs="Times New Roman"/>
                <w:sz w:val="22"/>
                <w:szCs w:val="22"/>
              </w:rPr>
              <w:t>(not required) National Inventory of Dams identifier - used to filter out a facility</w:t>
            </w:r>
          </w:p>
        </w:tc>
      </w:tr>
      <w:tr w:rsidR="00CD19E4" w:rsidRPr="008B39D4" w14:paraId="3DE1D93E" w14:textId="77777777" w:rsidTr="00C00540">
        <w:trPr>
          <w:trHeight w:val="432"/>
        </w:trPr>
        <w:tc>
          <w:tcPr>
            <w:tcW w:w="2571" w:type="dxa"/>
            <w:tcMar>
              <w:top w:w="0" w:type="dxa"/>
              <w:left w:w="86" w:type="dxa"/>
              <w:bottom w:w="0" w:type="dxa"/>
              <w:right w:w="86" w:type="dxa"/>
            </w:tcMar>
            <w:vAlign w:val="center"/>
            <w:hideMark/>
          </w:tcPr>
          <w:p w14:paraId="306380FE" w14:textId="77777777" w:rsidR="00CD19E4" w:rsidRPr="00CD19E4" w:rsidRDefault="00CD19E4" w:rsidP="00C00540">
            <w:pPr>
              <w:jc w:val="left"/>
              <w:rPr>
                <w:rFonts w:cs="Times New Roman"/>
                <w:sz w:val="22"/>
                <w:szCs w:val="22"/>
              </w:rPr>
            </w:pPr>
            <w:r w:rsidRPr="00CD19E4">
              <w:rPr>
                <w:rFonts w:cs="Times New Roman"/>
                <w:sz w:val="22"/>
                <w:szCs w:val="22"/>
              </w:rPr>
              <w:t>River</w:t>
            </w:r>
          </w:p>
        </w:tc>
        <w:tc>
          <w:tcPr>
            <w:tcW w:w="1296" w:type="dxa"/>
            <w:tcMar>
              <w:top w:w="0" w:type="dxa"/>
              <w:left w:w="86" w:type="dxa"/>
              <w:bottom w:w="0" w:type="dxa"/>
              <w:right w:w="86" w:type="dxa"/>
            </w:tcMar>
            <w:vAlign w:val="center"/>
            <w:hideMark/>
          </w:tcPr>
          <w:p w14:paraId="7458708E" w14:textId="77777777" w:rsidR="00CD19E4" w:rsidRPr="00CD19E4" w:rsidRDefault="00CD19E4" w:rsidP="00C00540">
            <w:pPr>
              <w:jc w:val="center"/>
              <w:rPr>
                <w:rFonts w:cs="Times New Roman"/>
                <w:sz w:val="22"/>
                <w:szCs w:val="22"/>
              </w:rPr>
            </w:pPr>
            <w:r w:rsidRPr="00CD19E4">
              <w:rPr>
                <w:rFonts w:cs="Times New Roman"/>
                <w:sz w:val="22"/>
                <w:szCs w:val="22"/>
              </w:rPr>
              <w:t>String</w:t>
            </w:r>
          </w:p>
        </w:tc>
        <w:tc>
          <w:tcPr>
            <w:tcW w:w="5493" w:type="dxa"/>
            <w:tcMar>
              <w:top w:w="0" w:type="dxa"/>
              <w:left w:w="86" w:type="dxa"/>
              <w:bottom w:w="0" w:type="dxa"/>
              <w:right w:w="86" w:type="dxa"/>
            </w:tcMar>
            <w:vAlign w:val="center"/>
            <w:hideMark/>
          </w:tcPr>
          <w:p w14:paraId="7FE2E115" w14:textId="77777777" w:rsidR="00CD19E4" w:rsidRPr="00CD19E4" w:rsidRDefault="00CD19E4" w:rsidP="00C00540">
            <w:pPr>
              <w:jc w:val="left"/>
              <w:rPr>
                <w:rFonts w:cs="Times New Roman"/>
                <w:sz w:val="22"/>
                <w:szCs w:val="22"/>
              </w:rPr>
            </w:pPr>
            <w:r w:rsidRPr="00CD19E4">
              <w:rPr>
                <w:rFonts w:cs="Times New Roman"/>
                <w:sz w:val="22"/>
                <w:szCs w:val="22"/>
              </w:rPr>
              <w:t>(not required) River name for filtering</w:t>
            </w:r>
          </w:p>
        </w:tc>
      </w:tr>
    </w:tbl>
    <w:p w14:paraId="1C57E7AF" w14:textId="77777777" w:rsidR="00CD19E4" w:rsidRDefault="00CD19E4" w:rsidP="00CD19E4">
      <w:pPr>
        <w:spacing w:line="276" w:lineRule="auto"/>
        <w:rPr>
          <w:rFonts w:cs="Segoe UI"/>
          <w:color w:val="1F2328"/>
        </w:rPr>
      </w:pPr>
    </w:p>
    <w:p w14:paraId="7802D2A3" w14:textId="6C4E8545" w:rsidR="00CD19E4" w:rsidRDefault="00EC423C" w:rsidP="00CD19E4">
      <w:pPr>
        <w:spacing w:line="276" w:lineRule="auto"/>
        <w:rPr>
          <w:rFonts w:cs="Segoe UI"/>
          <w:color w:val="1F2328"/>
        </w:rPr>
      </w:pPr>
      <w:r>
        <w:rPr>
          <w:rFonts w:cs="Segoe UI"/>
          <w:color w:val="1F2328"/>
        </w:rPr>
        <w:t xml:space="preserve">There may not be enough </w:t>
      </w:r>
      <w:r w:rsidR="00E321E3">
        <w:rPr>
          <w:rFonts w:cs="Segoe UI"/>
          <w:color w:val="1F2328"/>
        </w:rPr>
        <w:t xml:space="preserve">data to properly estimate uncertainty in a species specific query.  In these instances you will need to sacrifice taxonomic, temporal, or spatial precision.  </w:t>
      </w:r>
      <w:r w:rsidR="00E672E9">
        <w:rPr>
          <w:rFonts w:cs="Segoe UI"/>
          <w:color w:val="1F2328"/>
        </w:rPr>
        <w:t xml:space="preserve">Stryke can query Family and Genus, and the list of each found in the EPRI dataset s below.  </w:t>
      </w:r>
    </w:p>
    <w:p w14:paraId="1F57A36A" w14:textId="32CB8D3C" w:rsidR="00CD19E4" w:rsidRDefault="00E672E9" w:rsidP="00CD19E4">
      <w:pPr>
        <w:spacing w:line="276" w:lineRule="auto"/>
        <w:rPr>
          <w:rFonts w:cs="Segoe UI"/>
          <w:color w:val="1F2328"/>
        </w:rPr>
      </w:pPr>
      <w:r>
        <w:rPr>
          <w:rFonts w:cs="Segoe UI"/>
          <w:b/>
          <w:bCs/>
          <w:color w:val="1F2328"/>
        </w:rPr>
        <w:t>I</w:t>
      </w:r>
      <w:r w:rsidR="00CD19E4" w:rsidRPr="008B39D4">
        <w:rPr>
          <w:rFonts w:cs="Segoe UI"/>
          <w:b/>
          <w:bCs/>
          <w:color w:val="1F2328"/>
        </w:rPr>
        <w:t>f no data is returned</w:t>
      </w:r>
      <w:r>
        <w:rPr>
          <w:rFonts w:cs="Segoe UI"/>
          <w:b/>
          <w:bCs/>
          <w:color w:val="1F2328"/>
        </w:rPr>
        <w:t>, check your spelling</w:t>
      </w:r>
      <w:r w:rsidR="00CD19E4" w:rsidRPr="00CD19E4">
        <w:rPr>
          <w:rFonts w:cs="Segoe UI"/>
          <w:color w:val="1F2328"/>
        </w:rPr>
        <w:t>.</w:t>
      </w:r>
    </w:p>
    <w:p w14:paraId="2BCEE1A8" w14:textId="77777777" w:rsidR="00D8361E" w:rsidRDefault="00D8361E" w:rsidP="00CD19E4">
      <w:pPr>
        <w:spacing w:line="276" w:lineRule="auto"/>
        <w:rPr>
          <w:rFonts w:cs="Segoe UI"/>
          <w:color w:val="1F2328"/>
        </w:rPr>
      </w:pPr>
    </w:p>
    <w:p w14:paraId="273B2858" w14:textId="40786742" w:rsidR="00D60565" w:rsidRDefault="006B2EE7" w:rsidP="006B2EE7">
      <w:pPr>
        <w:spacing w:line="276" w:lineRule="auto"/>
        <w:rPr>
          <w:rFonts w:cs="Segoe UI"/>
          <w:color w:val="1F2328"/>
        </w:rPr>
      </w:pPr>
      <w:r>
        <w:rPr>
          <w:rFonts w:cs="Segoe UI"/>
          <w:color w:val="1F2328"/>
        </w:rPr>
        <w:t xml:space="preserve">List of </w:t>
      </w:r>
      <w:r w:rsidR="00AA1BB9">
        <w:rPr>
          <w:rFonts w:cs="Segoe UI"/>
          <w:color w:val="1F2328"/>
        </w:rPr>
        <w:t>A</w:t>
      </w:r>
      <w:r>
        <w:rPr>
          <w:rFonts w:cs="Segoe UI"/>
          <w:color w:val="1F2328"/>
        </w:rPr>
        <w:t xml:space="preserve">vailable </w:t>
      </w:r>
      <w:r w:rsidR="00AA1BB9">
        <w:rPr>
          <w:rFonts w:cs="Segoe UI"/>
          <w:color w:val="1F2328"/>
        </w:rPr>
        <w:t>F</w:t>
      </w:r>
      <w:r>
        <w:rPr>
          <w:rFonts w:cs="Segoe UI"/>
          <w:color w:val="1F2328"/>
        </w:rPr>
        <w:t xml:space="preserve">amilies: </w:t>
      </w:r>
    </w:p>
    <w:p w14:paraId="3ED0458D" w14:textId="46DFFCA2" w:rsidR="006B2EE7" w:rsidRDefault="006B2EE7" w:rsidP="006B2EE7">
      <w:pPr>
        <w:spacing w:line="276" w:lineRule="auto"/>
        <w:rPr>
          <w:rFonts w:cs="Segoe UI"/>
          <w:color w:val="1F2328"/>
        </w:rPr>
      </w:pPr>
      <w:r w:rsidRPr="006B2EE7">
        <w:rPr>
          <w:rFonts w:cs="Segoe UI"/>
          <w:color w:val="1F2328"/>
        </w:rPr>
        <w:t>Acipenseridae</w:t>
      </w:r>
      <w:r w:rsidR="00D8361E">
        <w:rPr>
          <w:rFonts w:cs="Segoe UI"/>
          <w:color w:val="1F2328"/>
        </w:rPr>
        <w:t xml:space="preserve">, </w:t>
      </w:r>
      <w:r w:rsidRPr="006B2EE7">
        <w:rPr>
          <w:rFonts w:cs="Segoe UI"/>
          <w:color w:val="1F2328"/>
        </w:rPr>
        <w:t>Amiidae</w:t>
      </w:r>
      <w:r w:rsidR="00D8361E">
        <w:rPr>
          <w:rFonts w:cs="Segoe UI"/>
          <w:color w:val="1F2328"/>
        </w:rPr>
        <w:t xml:space="preserve">, </w:t>
      </w:r>
      <w:r w:rsidRPr="006B2EE7">
        <w:rPr>
          <w:rFonts w:cs="Segoe UI"/>
          <w:color w:val="1F2328"/>
        </w:rPr>
        <w:t>Anguillidae</w:t>
      </w:r>
      <w:r w:rsidR="00D8361E">
        <w:rPr>
          <w:rFonts w:cs="Segoe UI"/>
          <w:color w:val="1F2328"/>
        </w:rPr>
        <w:t xml:space="preserve">, </w:t>
      </w:r>
      <w:r w:rsidRPr="006B2EE7">
        <w:rPr>
          <w:rFonts w:cs="Segoe UI"/>
          <w:color w:val="1F2328"/>
        </w:rPr>
        <w:t>Atherinopsidae</w:t>
      </w:r>
      <w:r w:rsidR="00D60565">
        <w:rPr>
          <w:rFonts w:cs="Segoe UI"/>
          <w:color w:val="1F2328"/>
        </w:rPr>
        <w:t xml:space="preserve">, </w:t>
      </w:r>
      <w:r w:rsidRPr="006B2EE7">
        <w:rPr>
          <w:rFonts w:cs="Segoe UI"/>
          <w:color w:val="1F2328"/>
        </w:rPr>
        <w:t>Catostomidae</w:t>
      </w:r>
      <w:r w:rsidR="00D60565">
        <w:rPr>
          <w:rFonts w:cs="Segoe UI"/>
          <w:color w:val="1F2328"/>
        </w:rPr>
        <w:t xml:space="preserve">, </w:t>
      </w:r>
      <w:r w:rsidRPr="006B2EE7">
        <w:rPr>
          <w:rFonts w:cs="Segoe UI"/>
          <w:color w:val="1F2328"/>
        </w:rPr>
        <w:t>Centrarchidae</w:t>
      </w:r>
      <w:r w:rsidR="00D60565">
        <w:rPr>
          <w:rFonts w:cs="Segoe UI"/>
          <w:color w:val="1F2328"/>
        </w:rPr>
        <w:t xml:space="preserve">, </w:t>
      </w:r>
      <w:r w:rsidRPr="006B2EE7">
        <w:rPr>
          <w:rFonts w:cs="Segoe UI"/>
          <w:color w:val="1F2328"/>
        </w:rPr>
        <w:t>Clupeidae</w:t>
      </w:r>
      <w:r w:rsidR="00D60565">
        <w:rPr>
          <w:rFonts w:cs="Segoe UI"/>
          <w:color w:val="1F2328"/>
        </w:rPr>
        <w:t xml:space="preserve">, </w:t>
      </w:r>
      <w:r w:rsidRPr="006B2EE7">
        <w:rPr>
          <w:rFonts w:cs="Segoe UI"/>
          <w:color w:val="1F2328"/>
        </w:rPr>
        <w:t>Cottidae</w:t>
      </w:r>
      <w:r w:rsidR="00D60565">
        <w:rPr>
          <w:rFonts w:cs="Segoe UI"/>
          <w:color w:val="1F2328"/>
        </w:rPr>
        <w:t xml:space="preserve">, </w:t>
      </w:r>
      <w:r w:rsidRPr="006B2EE7">
        <w:rPr>
          <w:rFonts w:cs="Segoe UI"/>
          <w:color w:val="1F2328"/>
        </w:rPr>
        <w:t>Cyprinidae</w:t>
      </w:r>
      <w:r w:rsidR="00D60565">
        <w:rPr>
          <w:rFonts w:cs="Segoe UI"/>
          <w:color w:val="1F2328"/>
        </w:rPr>
        <w:t xml:space="preserve">, </w:t>
      </w:r>
      <w:r w:rsidRPr="006B2EE7">
        <w:rPr>
          <w:rFonts w:cs="Segoe UI"/>
          <w:color w:val="1F2328"/>
        </w:rPr>
        <w:t>Esocidae</w:t>
      </w:r>
      <w:r w:rsidR="00D60565">
        <w:rPr>
          <w:rFonts w:cs="Segoe UI"/>
          <w:color w:val="1F2328"/>
        </w:rPr>
        <w:t xml:space="preserve">, </w:t>
      </w:r>
      <w:r w:rsidRPr="006B2EE7">
        <w:rPr>
          <w:rFonts w:cs="Segoe UI"/>
          <w:color w:val="1F2328"/>
        </w:rPr>
        <w:t>Fundulidae</w:t>
      </w:r>
      <w:r w:rsidR="00D60565">
        <w:rPr>
          <w:rFonts w:cs="Segoe UI"/>
          <w:color w:val="1F2328"/>
        </w:rPr>
        <w:t xml:space="preserve">, </w:t>
      </w:r>
      <w:r w:rsidRPr="006B2EE7">
        <w:rPr>
          <w:rFonts w:cs="Segoe UI"/>
          <w:color w:val="1F2328"/>
        </w:rPr>
        <w:t>Gasterosteidae</w:t>
      </w:r>
      <w:r w:rsidR="00D60565">
        <w:rPr>
          <w:rFonts w:cs="Segoe UI"/>
          <w:color w:val="1F2328"/>
        </w:rPr>
        <w:t xml:space="preserve">, </w:t>
      </w:r>
      <w:r w:rsidRPr="006B2EE7">
        <w:rPr>
          <w:rFonts w:cs="Segoe UI"/>
          <w:color w:val="1F2328"/>
        </w:rPr>
        <w:t>Ictaluridae</w:t>
      </w:r>
      <w:r w:rsidR="00D60565">
        <w:rPr>
          <w:rFonts w:cs="Segoe UI"/>
          <w:color w:val="1F2328"/>
        </w:rPr>
        <w:t xml:space="preserve">, </w:t>
      </w:r>
      <w:r w:rsidRPr="006B2EE7">
        <w:rPr>
          <w:rFonts w:cs="Segoe UI"/>
          <w:color w:val="1F2328"/>
        </w:rPr>
        <w:t>Lepisosteidae</w:t>
      </w:r>
      <w:r w:rsidR="00D60565">
        <w:rPr>
          <w:rFonts w:cs="Segoe UI"/>
          <w:color w:val="1F2328"/>
        </w:rPr>
        <w:t xml:space="preserve">, </w:t>
      </w:r>
      <w:r w:rsidRPr="006B2EE7">
        <w:rPr>
          <w:rFonts w:cs="Segoe UI"/>
          <w:color w:val="1F2328"/>
        </w:rPr>
        <w:t>Lotidae</w:t>
      </w:r>
      <w:r w:rsidR="00D60565">
        <w:rPr>
          <w:rFonts w:cs="Segoe UI"/>
          <w:color w:val="1F2328"/>
        </w:rPr>
        <w:t xml:space="preserve">, </w:t>
      </w:r>
      <w:r w:rsidRPr="006B2EE7">
        <w:rPr>
          <w:rFonts w:cs="Segoe UI"/>
          <w:color w:val="1F2328"/>
        </w:rPr>
        <w:t>Moronidae</w:t>
      </w:r>
      <w:r w:rsidR="00D60565">
        <w:rPr>
          <w:rFonts w:cs="Segoe UI"/>
          <w:color w:val="1F2328"/>
        </w:rPr>
        <w:t xml:space="preserve">, </w:t>
      </w:r>
      <w:r w:rsidRPr="006B2EE7">
        <w:rPr>
          <w:rFonts w:cs="Segoe UI"/>
          <w:color w:val="1F2328"/>
        </w:rPr>
        <w:t>Osmeridae</w:t>
      </w:r>
      <w:r w:rsidR="00B67461">
        <w:rPr>
          <w:rFonts w:cs="Segoe UI"/>
          <w:color w:val="1F2328"/>
        </w:rPr>
        <w:t xml:space="preserve">, </w:t>
      </w:r>
      <w:r w:rsidRPr="006B2EE7">
        <w:rPr>
          <w:rFonts w:cs="Segoe UI"/>
          <w:color w:val="1F2328"/>
        </w:rPr>
        <w:t>Percidae</w:t>
      </w:r>
      <w:r w:rsidR="00B67461">
        <w:rPr>
          <w:rFonts w:cs="Segoe UI"/>
          <w:color w:val="1F2328"/>
        </w:rPr>
        <w:t xml:space="preserve">, </w:t>
      </w:r>
      <w:r w:rsidRPr="006B2EE7">
        <w:rPr>
          <w:rFonts w:cs="Segoe UI"/>
          <w:color w:val="1F2328"/>
        </w:rPr>
        <w:t>Percopsidae</w:t>
      </w:r>
      <w:r w:rsidR="00B67461">
        <w:rPr>
          <w:rFonts w:cs="Segoe UI"/>
          <w:color w:val="1F2328"/>
        </w:rPr>
        <w:t xml:space="preserve">, </w:t>
      </w:r>
      <w:r w:rsidRPr="006B2EE7">
        <w:rPr>
          <w:rFonts w:cs="Segoe UI"/>
          <w:color w:val="1F2328"/>
        </w:rPr>
        <w:t>Petromyzontiformes</w:t>
      </w:r>
      <w:r w:rsidR="00B67461">
        <w:rPr>
          <w:rFonts w:cs="Segoe UI"/>
          <w:color w:val="1F2328"/>
        </w:rPr>
        <w:t xml:space="preserve">, </w:t>
      </w:r>
      <w:r w:rsidRPr="006B2EE7">
        <w:rPr>
          <w:rFonts w:cs="Segoe UI"/>
          <w:color w:val="1F2328"/>
        </w:rPr>
        <w:t>Salmonidae</w:t>
      </w:r>
      <w:r w:rsidR="00B67461">
        <w:rPr>
          <w:rFonts w:cs="Segoe UI"/>
          <w:color w:val="1F2328"/>
        </w:rPr>
        <w:t xml:space="preserve">, </w:t>
      </w:r>
      <w:r w:rsidRPr="006B2EE7">
        <w:rPr>
          <w:rFonts w:cs="Segoe UI"/>
          <w:color w:val="1F2328"/>
        </w:rPr>
        <w:t>Sciaenidae</w:t>
      </w:r>
      <w:r w:rsidR="00B67461">
        <w:rPr>
          <w:rFonts w:cs="Segoe UI"/>
          <w:color w:val="1F2328"/>
        </w:rPr>
        <w:t xml:space="preserve">, </w:t>
      </w:r>
      <w:r w:rsidRPr="006B2EE7">
        <w:rPr>
          <w:rFonts w:cs="Segoe UI"/>
          <w:color w:val="1F2328"/>
        </w:rPr>
        <w:t>Umbridae</w:t>
      </w:r>
    </w:p>
    <w:p w14:paraId="2090D977" w14:textId="77777777" w:rsidR="00AA1BB9" w:rsidRDefault="00AA1BB9" w:rsidP="006B2EE7">
      <w:pPr>
        <w:spacing w:line="276" w:lineRule="auto"/>
        <w:rPr>
          <w:rFonts w:cs="Segoe UI"/>
          <w:color w:val="1F2328"/>
        </w:rPr>
      </w:pPr>
    </w:p>
    <w:p w14:paraId="45040E16" w14:textId="77777777" w:rsidR="009F24D3" w:rsidRDefault="009F24D3" w:rsidP="006B2EE7">
      <w:pPr>
        <w:spacing w:line="276" w:lineRule="auto"/>
        <w:rPr>
          <w:rFonts w:cs="Segoe UI"/>
          <w:color w:val="1F2328"/>
        </w:rPr>
      </w:pPr>
    </w:p>
    <w:p w14:paraId="772C9F1D" w14:textId="77777777" w:rsidR="009F24D3" w:rsidRDefault="009F24D3" w:rsidP="006B2EE7">
      <w:pPr>
        <w:spacing w:line="276" w:lineRule="auto"/>
        <w:rPr>
          <w:rFonts w:cs="Segoe UI"/>
          <w:color w:val="1F2328"/>
        </w:rPr>
      </w:pPr>
    </w:p>
    <w:p w14:paraId="0024D814" w14:textId="7690393F" w:rsidR="00CD19E4" w:rsidRPr="008B39D4" w:rsidRDefault="00AA1BB9" w:rsidP="00CD19E4">
      <w:pPr>
        <w:spacing w:line="276" w:lineRule="auto"/>
        <w:rPr>
          <w:rFonts w:cs="Segoe UI"/>
          <w:color w:val="1F2328"/>
        </w:rPr>
      </w:pPr>
      <w:r>
        <w:rPr>
          <w:rFonts w:cs="Segoe UI"/>
          <w:color w:val="1F2328"/>
        </w:rPr>
        <w:lastRenderedPageBreak/>
        <w:t xml:space="preserve">List of Available Genus: </w:t>
      </w:r>
    </w:p>
    <w:p w14:paraId="56414847" w14:textId="5821CD4F" w:rsidR="00E672E9" w:rsidRDefault="001A43D0" w:rsidP="00CD19E4">
      <w:pPr>
        <w:shd w:val="clear" w:color="auto" w:fill="FFFFFF"/>
        <w:spacing w:after="100" w:afterAutospacing="1"/>
        <w:rPr>
          <w:rFonts w:cs="Segoe UI"/>
          <w:color w:val="1F2328"/>
        </w:rPr>
      </w:pPr>
      <w:r w:rsidRPr="001A43D0">
        <w:rPr>
          <w:rFonts w:cs="Segoe UI"/>
          <w:color w:val="1F2328"/>
        </w:rPr>
        <w:t>Acipenser</w:t>
      </w:r>
      <w:r>
        <w:rPr>
          <w:rFonts w:cs="Segoe UI"/>
          <w:color w:val="1F2328"/>
        </w:rPr>
        <w:t xml:space="preserve">, </w:t>
      </w:r>
      <w:r w:rsidRPr="001A43D0">
        <w:rPr>
          <w:rFonts w:cs="Segoe UI"/>
          <w:color w:val="1F2328"/>
        </w:rPr>
        <w:t>Alosa</w:t>
      </w:r>
      <w:r>
        <w:rPr>
          <w:rFonts w:cs="Segoe UI"/>
          <w:color w:val="1F2328"/>
        </w:rPr>
        <w:t xml:space="preserve">, </w:t>
      </w:r>
      <w:r w:rsidRPr="001A43D0">
        <w:rPr>
          <w:rFonts w:cs="Segoe UI"/>
          <w:color w:val="1F2328"/>
        </w:rPr>
        <w:t>Ambloplites</w:t>
      </w:r>
      <w:r>
        <w:rPr>
          <w:rFonts w:cs="Segoe UI"/>
          <w:color w:val="1F2328"/>
        </w:rPr>
        <w:t xml:space="preserve">, </w:t>
      </w:r>
      <w:r w:rsidRPr="001A43D0">
        <w:rPr>
          <w:rFonts w:cs="Segoe UI"/>
          <w:color w:val="1F2328"/>
        </w:rPr>
        <w:t>Ameiurus</w:t>
      </w:r>
      <w:r>
        <w:rPr>
          <w:rFonts w:cs="Segoe UI"/>
          <w:color w:val="1F2328"/>
        </w:rPr>
        <w:t xml:space="preserve">, </w:t>
      </w:r>
      <w:r w:rsidRPr="001A43D0">
        <w:rPr>
          <w:rFonts w:cs="Segoe UI"/>
          <w:color w:val="1F2328"/>
        </w:rPr>
        <w:t>Amia</w:t>
      </w:r>
      <w:r>
        <w:rPr>
          <w:rFonts w:cs="Segoe UI"/>
          <w:color w:val="1F2328"/>
        </w:rPr>
        <w:t xml:space="preserve">, </w:t>
      </w:r>
      <w:r w:rsidRPr="001A43D0">
        <w:rPr>
          <w:rFonts w:cs="Segoe UI"/>
          <w:color w:val="1F2328"/>
        </w:rPr>
        <w:t>Ammocrypta</w:t>
      </w:r>
      <w:r>
        <w:rPr>
          <w:rFonts w:cs="Segoe UI"/>
          <w:color w:val="1F2328"/>
        </w:rPr>
        <w:t xml:space="preserve">, </w:t>
      </w:r>
      <w:r w:rsidRPr="001A43D0">
        <w:rPr>
          <w:rFonts w:cs="Segoe UI"/>
          <w:color w:val="1F2328"/>
        </w:rPr>
        <w:t>Anguilla</w:t>
      </w:r>
      <w:r>
        <w:rPr>
          <w:rFonts w:cs="Segoe UI"/>
          <w:color w:val="1F2328"/>
        </w:rPr>
        <w:t xml:space="preserve">, </w:t>
      </w:r>
      <w:r w:rsidRPr="001A43D0">
        <w:rPr>
          <w:rFonts w:cs="Segoe UI"/>
          <w:color w:val="1F2328"/>
        </w:rPr>
        <w:t>Aplodinotus</w:t>
      </w:r>
      <w:r>
        <w:rPr>
          <w:rFonts w:cs="Segoe UI"/>
          <w:color w:val="1F2328"/>
        </w:rPr>
        <w:t xml:space="preserve">, </w:t>
      </w:r>
      <w:r w:rsidRPr="001A43D0">
        <w:rPr>
          <w:rFonts w:cs="Segoe UI"/>
          <w:color w:val="1F2328"/>
        </w:rPr>
        <w:t>Campostoma</w:t>
      </w:r>
      <w:r>
        <w:rPr>
          <w:rFonts w:cs="Segoe UI"/>
          <w:color w:val="1F2328"/>
        </w:rPr>
        <w:t xml:space="preserve">, </w:t>
      </w:r>
      <w:r w:rsidRPr="001A43D0">
        <w:rPr>
          <w:rFonts w:cs="Segoe UI"/>
          <w:color w:val="1F2328"/>
        </w:rPr>
        <w:t>Carassius</w:t>
      </w:r>
      <w:r>
        <w:rPr>
          <w:rFonts w:cs="Segoe UI"/>
          <w:color w:val="1F2328"/>
        </w:rPr>
        <w:t xml:space="preserve">, </w:t>
      </w:r>
      <w:r w:rsidRPr="001A43D0">
        <w:rPr>
          <w:rFonts w:cs="Segoe UI"/>
          <w:color w:val="1F2328"/>
        </w:rPr>
        <w:t>Carpiodes</w:t>
      </w:r>
      <w:r>
        <w:rPr>
          <w:rFonts w:cs="Segoe UI"/>
          <w:color w:val="1F2328"/>
        </w:rPr>
        <w:t xml:space="preserve">, </w:t>
      </w:r>
      <w:r w:rsidRPr="001A43D0">
        <w:rPr>
          <w:rFonts w:cs="Segoe UI"/>
          <w:color w:val="1F2328"/>
        </w:rPr>
        <w:t>Catostomus</w:t>
      </w:r>
      <w:r>
        <w:rPr>
          <w:rFonts w:cs="Segoe UI"/>
          <w:color w:val="1F2328"/>
        </w:rPr>
        <w:t xml:space="preserve">, </w:t>
      </w:r>
      <w:r w:rsidRPr="001A43D0">
        <w:rPr>
          <w:rFonts w:cs="Segoe UI"/>
          <w:color w:val="1F2328"/>
        </w:rPr>
        <w:t>Chrosomus</w:t>
      </w:r>
      <w:r>
        <w:rPr>
          <w:rFonts w:cs="Segoe UI"/>
          <w:color w:val="1F2328"/>
        </w:rPr>
        <w:t xml:space="preserve">, </w:t>
      </w:r>
      <w:r w:rsidRPr="001A43D0">
        <w:rPr>
          <w:rFonts w:cs="Segoe UI"/>
          <w:color w:val="1F2328"/>
        </w:rPr>
        <w:t>Coregonus</w:t>
      </w:r>
      <w:r>
        <w:rPr>
          <w:rFonts w:cs="Segoe UI"/>
          <w:color w:val="1F2328"/>
        </w:rPr>
        <w:t xml:space="preserve">, </w:t>
      </w:r>
      <w:r w:rsidRPr="001A43D0">
        <w:rPr>
          <w:rFonts w:cs="Segoe UI"/>
          <w:color w:val="1F2328"/>
        </w:rPr>
        <w:t>Cottus</w:t>
      </w:r>
      <w:r>
        <w:rPr>
          <w:rFonts w:cs="Segoe UI"/>
          <w:color w:val="1F2328"/>
        </w:rPr>
        <w:t xml:space="preserve">, </w:t>
      </w:r>
      <w:r w:rsidRPr="001A43D0">
        <w:rPr>
          <w:rFonts w:cs="Segoe UI"/>
          <w:color w:val="1F2328"/>
        </w:rPr>
        <w:t>Couesius</w:t>
      </w:r>
      <w:r>
        <w:rPr>
          <w:rFonts w:cs="Segoe UI"/>
          <w:color w:val="1F2328"/>
        </w:rPr>
        <w:t xml:space="preserve">, </w:t>
      </w:r>
      <w:r w:rsidRPr="001A43D0">
        <w:rPr>
          <w:rFonts w:cs="Segoe UI"/>
          <w:color w:val="1F2328"/>
        </w:rPr>
        <w:t>Culaea</w:t>
      </w:r>
      <w:r>
        <w:rPr>
          <w:rFonts w:cs="Segoe UI"/>
          <w:color w:val="1F2328"/>
        </w:rPr>
        <w:t xml:space="preserve">, </w:t>
      </w:r>
      <w:r w:rsidRPr="001A43D0">
        <w:rPr>
          <w:rFonts w:cs="Segoe UI"/>
          <w:color w:val="1F2328"/>
        </w:rPr>
        <w:t>Cyprinella</w:t>
      </w:r>
      <w:r>
        <w:rPr>
          <w:rFonts w:cs="Segoe UI"/>
          <w:color w:val="1F2328"/>
        </w:rPr>
        <w:t xml:space="preserve">, </w:t>
      </w:r>
      <w:r w:rsidRPr="001A43D0">
        <w:rPr>
          <w:rFonts w:cs="Segoe UI"/>
          <w:color w:val="1F2328"/>
        </w:rPr>
        <w:t>Cyprinus</w:t>
      </w:r>
      <w:r>
        <w:rPr>
          <w:rFonts w:cs="Segoe UI"/>
          <w:color w:val="1F2328"/>
        </w:rPr>
        <w:t xml:space="preserve">, </w:t>
      </w:r>
      <w:r w:rsidRPr="001A43D0">
        <w:rPr>
          <w:rFonts w:cs="Segoe UI"/>
          <w:color w:val="1F2328"/>
        </w:rPr>
        <w:t>Dorosoma</w:t>
      </w:r>
      <w:r>
        <w:rPr>
          <w:rFonts w:cs="Segoe UI"/>
          <w:color w:val="1F2328"/>
        </w:rPr>
        <w:t xml:space="preserve">, </w:t>
      </w:r>
      <w:r w:rsidRPr="001A43D0">
        <w:rPr>
          <w:rFonts w:cs="Segoe UI"/>
          <w:color w:val="1F2328"/>
        </w:rPr>
        <w:t>Erimyzon</w:t>
      </w:r>
      <w:r>
        <w:rPr>
          <w:rFonts w:cs="Segoe UI"/>
          <w:color w:val="1F2328"/>
        </w:rPr>
        <w:t xml:space="preserve">, </w:t>
      </w:r>
      <w:r w:rsidRPr="001A43D0">
        <w:rPr>
          <w:rFonts w:cs="Segoe UI"/>
          <w:color w:val="1F2328"/>
        </w:rPr>
        <w:t>Esox</w:t>
      </w:r>
      <w:r>
        <w:rPr>
          <w:rFonts w:cs="Segoe UI"/>
          <w:color w:val="1F2328"/>
        </w:rPr>
        <w:t xml:space="preserve">, </w:t>
      </w:r>
      <w:r w:rsidRPr="001A43D0">
        <w:rPr>
          <w:rFonts w:cs="Segoe UI"/>
          <w:color w:val="1F2328"/>
        </w:rPr>
        <w:t>Etheostoma</w:t>
      </w:r>
      <w:r>
        <w:rPr>
          <w:rFonts w:cs="Segoe UI"/>
          <w:color w:val="1F2328"/>
        </w:rPr>
        <w:t xml:space="preserve">, </w:t>
      </w:r>
      <w:r w:rsidRPr="001A43D0">
        <w:rPr>
          <w:rFonts w:cs="Segoe UI"/>
          <w:color w:val="1F2328"/>
        </w:rPr>
        <w:t>Exoglossum</w:t>
      </w:r>
      <w:r>
        <w:rPr>
          <w:rFonts w:cs="Segoe UI"/>
          <w:color w:val="1F2328"/>
        </w:rPr>
        <w:t xml:space="preserve">, </w:t>
      </w:r>
      <w:r w:rsidRPr="001A43D0">
        <w:rPr>
          <w:rFonts w:cs="Segoe UI"/>
          <w:color w:val="1F2328"/>
        </w:rPr>
        <w:t>Fundulus</w:t>
      </w:r>
      <w:r>
        <w:rPr>
          <w:rFonts w:cs="Segoe UI"/>
          <w:color w:val="1F2328"/>
        </w:rPr>
        <w:t xml:space="preserve">, </w:t>
      </w:r>
      <w:r w:rsidRPr="001A43D0">
        <w:rPr>
          <w:rFonts w:cs="Segoe UI"/>
          <w:color w:val="1F2328"/>
        </w:rPr>
        <w:t>Gasterosteus</w:t>
      </w:r>
      <w:r>
        <w:rPr>
          <w:rFonts w:cs="Segoe UI"/>
          <w:color w:val="1F2328"/>
        </w:rPr>
        <w:t xml:space="preserve">, </w:t>
      </w:r>
      <w:r w:rsidRPr="001A43D0">
        <w:rPr>
          <w:rFonts w:cs="Segoe UI"/>
          <w:color w:val="1F2328"/>
        </w:rPr>
        <w:t>Hybognathus</w:t>
      </w:r>
      <w:r>
        <w:rPr>
          <w:rFonts w:cs="Segoe UI"/>
          <w:color w:val="1F2328"/>
        </w:rPr>
        <w:t xml:space="preserve">, </w:t>
      </w:r>
      <w:r w:rsidRPr="001A43D0">
        <w:rPr>
          <w:rFonts w:cs="Segoe UI"/>
          <w:color w:val="1F2328"/>
        </w:rPr>
        <w:t>Hypentelium</w:t>
      </w:r>
      <w:r>
        <w:rPr>
          <w:rFonts w:cs="Segoe UI"/>
          <w:color w:val="1F2328"/>
        </w:rPr>
        <w:t xml:space="preserve">, </w:t>
      </w:r>
      <w:r w:rsidRPr="001A43D0">
        <w:rPr>
          <w:rFonts w:cs="Segoe UI"/>
          <w:color w:val="1F2328"/>
        </w:rPr>
        <w:t>Hypomesus</w:t>
      </w:r>
      <w:r>
        <w:rPr>
          <w:rFonts w:cs="Segoe UI"/>
          <w:color w:val="1F2328"/>
        </w:rPr>
        <w:t xml:space="preserve">, </w:t>
      </w:r>
      <w:r w:rsidRPr="001A43D0">
        <w:rPr>
          <w:rFonts w:cs="Segoe UI"/>
          <w:color w:val="1F2328"/>
        </w:rPr>
        <w:t>Ichthyomyzon</w:t>
      </w:r>
      <w:r>
        <w:rPr>
          <w:rFonts w:cs="Segoe UI"/>
          <w:color w:val="1F2328"/>
        </w:rPr>
        <w:t xml:space="preserve">, </w:t>
      </w:r>
      <w:r w:rsidRPr="001A43D0">
        <w:rPr>
          <w:rFonts w:cs="Segoe UI"/>
          <w:color w:val="1F2328"/>
        </w:rPr>
        <w:t>Ictalurus</w:t>
      </w:r>
      <w:r>
        <w:rPr>
          <w:rFonts w:cs="Segoe UI"/>
          <w:color w:val="1F2328"/>
        </w:rPr>
        <w:t xml:space="preserve">, </w:t>
      </w:r>
      <w:r w:rsidRPr="001A43D0">
        <w:rPr>
          <w:rFonts w:cs="Segoe UI"/>
          <w:color w:val="1F2328"/>
        </w:rPr>
        <w:t>Labidesthes</w:t>
      </w:r>
      <w:r>
        <w:rPr>
          <w:rFonts w:cs="Segoe UI"/>
          <w:color w:val="1F2328"/>
        </w:rPr>
        <w:t xml:space="preserve">, </w:t>
      </w:r>
      <w:r w:rsidRPr="001A43D0">
        <w:rPr>
          <w:rFonts w:cs="Segoe UI"/>
          <w:color w:val="1F2328"/>
        </w:rPr>
        <w:t>Lampetra</w:t>
      </w:r>
      <w:r>
        <w:rPr>
          <w:rFonts w:cs="Segoe UI"/>
          <w:color w:val="1F2328"/>
        </w:rPr>
        <w:t xml:space="preserve">, </w:t>
      </w:r>
      <w:r w:rsidRPr="001A43D0">
        <w:rPr>
          <w:rFonts w:cs="Segoe UI"/>
          <w:color w:val="1F2328"/>
        </w:rPr>
        <w:t>Lepisosteus</w:t>
      </w:r>
      <w:r>
        <w:rPr>
          <w:rFonts w:cs="Segoe UI"/>
          <w:color w:val="1F2328"/>
        </w:rPr>
        <w:t xml:space="preserve">, </w:t>
      </w:r>
      <w:r w:rsidRPr="001A43D0">
        <w:rPr>
          <w:rFonts w:cs="Segoe UI"/>
          <w:color w:val="1F2328"/>
        </w:rPr>
        <w:t>Lepomis</w:t>
      </w:r>
      <w:r>
        <w:rPr>
          <w:rFonts w:cs="Segoe UI"/>
          <w:color w:val="1F2328"/>
        </w:rPr>
        <w:t xml:space="preserve">, </w:t>
      </w:r>
      <w:r w:rsidRPr="001A43D0">
        <w:rPr>
          <w:rFonts w:cs="Segoe UI"/>
          <w:color w:val="1F2328"/>
        </w:rPr>
        <w:t>Lethenteron</w:t>
      </w:r>
      <w:r>
        <w:rPr>
          <w:rFonts w:cs="Segoe UI"/>
          <w:color w:val="1F2328"/>
        </w:rPr>
        <w:t xml:space="preserve">, </w:t>
      </w:r>
      <w:r w:rsidRPr="001A43D0">
        <w:rPr>
          <w:rFonts w:cs="Segoe UI"/>
          <w:color w:val="1F2328"/>
        </w:rPr>
        <w:t>Lota</w:t>
      </w:r>
      <w:r>
        <w:rPr>
          <w:rFonts w:cs="Segoe UI"/>
          <w:color w:val="1F2328"/>
        </w:rPr>
        <w:t xml:space="preserve">, </w:t>
      </w:r>
      <w:r w:rsidRPr="001A43D0">
        <w:rPr>
          <w:rFonts w:cs="Segoe UI"/>
          <w:color w:val="1F2328"/>
        </w:rPr>
        <w:t>Luxilus</w:t>
      </w:r>
      <w:r>
        <w:rPr>
          <w:rFonts w:cs="Segoe UI"/>
          <w:color w:val="1F2328"/>
        </w:rPr>
        <w:t xml:space="preserve">, </w:t>
      </w:r>
      <w:r w:rsidRPr="001A43D0">
        <w:rPr>
          <w:rFonts w:cs="Segoe UI"/>
          <w:color w:val="1F2328"/>
        </w:rPr>
        <w:t>Margariscus</w:t>
      </w:r>
      <w:r>
        <w:rPr>
          <w:rFonts w:cs="Segoe UI"/>
          <w:color w:val="1F2328"/>
        </w:rPr>
        <w:t xml:space="preserve">, </w:t>
      </w:r>
      <w:r w:rsidRPr="001A43D0">
        <w:rPr>
          <w:rFonts w:cs="Segoe UI"/>
          <w:color w:val="1F2328"/>
        </w:rPr>
        <w:t>Micropterus</w:t>
      </w:r>
      <w:r>
        <w:rPr>
          <w:rFonts w:cs="Segoe UI"/>
          <w:color w:val="1F2328"/>
        </w:rPr>
        <w:t xml:space="preserve">, </w:t>
      </w:r>
      <w:r w:rsidRPr="001A43D0">
        <w:rPr>
          <w:rFonts w:cs="Segoe UI"/>
          <w:color w:val="1F2328"/>
        </w:rPr>
        <w:t>Minytrema</w:t>
      </w:r>
      <w:r>
        <w:rPr>
          <w:rFonts w:cs="Segoe UI"/>
          <w:color w:val="1F2328"/>
        </w:rPr>
        <w:t xml:space="preserve">, </w:t>
      </w:r>
      <w:r w:rsidRPr="001A43D0">
        <w:rPr>
          <w:rFonts w:cs="Segoe UI"/>
          <w:color w:val="1F2328"/>
        </w:rPr>
        <w:t>Morone</w:t>
      </w:r>
      <w:r>
        <w:rPr>
          <w:rFonts w:cs="Segoe UI"/>
          <w:color w:val="1F2328"/>
        </w:rPr>
        <w:t xml:space="preserve">, </w:t>
      </w:r>
      <w:r w:rsidRPr="001A43D0">
        <w:rPr>
          <w:rFonts w:cs="Segoe UI"/>
          <w:color w:val="1F2328"/>
        </w:rPr>
        <w:t>Moxostoma</w:t>
      </w:r>
      <w:r>
        <w:rPr>
          <w:rFonts w:cs="Segoe UI"/>
          <w:color w:val="1F2328"/>
        </w:rPr>
        <w:t xml:space="preserve">, </w:t>
      </w:r>
      <w:r w:rsidRPr="001A43D0">
        <w:rPr>
          <w:rFonts w:cs="Segoe UI"/>
          <w:color w:val="1F2328"/>
        </w:rPr>
        <w:t>Nacomis</w:t>
      </w:r>
      <w:r>
        <w:rPr>
          <w:rFonts w:cs="Segoe UI"/>
          <w:color w:val="1F2328"/>
        </w:rPr>
        <w:t xml:space="preserve">, </w:t>
      </w:r>
      <w:r w:rsidRPr="001A43D0">
        <w:rPr>
          <w:rFonts w:cs="Segoe UI"/>
          <w:color w:val="1F2328"/>
        </w:rPr>
        <w:t>Nocomis</w:t>
      </w:r>
      <w:r>
        <w:rPr>
          <w:rFonts w:cs="Segoe UI"/>
          <w:color w:val="1F2328"/>
        </w:rPr>
        <w:t xml:space="preserve">, </w:t>
      </w:r>
      <w:r w:rsidRPr="001A43D0">
        <w:rPr>
          <w:rFonts w:cs="Segoe UI"/>
          <w:color w:val="1F2328"/>
        </w:rPr>
        <w:t>Notemigonus</w:t>
      </w:r>
      <w:r>
        <w:rPr>
          <w:rFonts w:cs="Segoe UI"/>
          <w:color w:val="1F2328"/>
        </w:rPr>
        <w:t xml:space="preserve">, </w:t>
      </w:r>
      <w:r w:rsidRPr="001A43D0">
        <w:rPr>
          <w:rFonts w:cs="Segoe UI"/>
          <w:color w:val="1F2328"/>
        </w:rPr>
        <w:t>Notropis</w:t>
      </w:r>
      <w:r>
        <w:rPr>
          <w:rFonts w:cs="Segoe UI"/>
          <w:color w:val="1F2328"/>
        </w:rPr>
        <w:t xml:space="preserve">, </w:t>
      </w:r>
      <w:r w:rsidRPr="001A43D0">
        <w:rPr>
          <w:rFonts w:cs="Segoe UI"/>
          <w:color w:val="1F2328"/>
        </w:rPr>
        <w:t>Noturus</w:t>
      </w:r>
      <w:r>
        <w:rPr>
          <w:rFonts w:cs="Segoe UI"/>
          <w:color w:val="1F2328"/>
        </w:rPr>
        <w:t xml:space="preserve">, </w:t>
      </w:r>
      <w:r w:rsidRPr="001A43D0">
        <w:rPr>
          <w:rFonts w:cs="Segoe UI"/>
          <w:color w:val="1F2328"/>
        </w:rPr>
        <w:t>Oncorhynchus</w:t>
      </w:r>
      <w:r>
        <w:rPr>
          <w:rFonts w:cs="Segoe UI"/>
          <w:color w:val="1F2328"/>
        </w:rPr>
        <w:t xml:space="preserve">, </w:t>
      </w:r>
      <w:r w:rsidRPr="001A43D0">
        <w:rPr>
          <w:rFonts w:cs="Segoe UI"/>
          <w:color w:val="1F2328"/>
        </w:rPr>
        <w:t>Opsopoeodus</w:t>
      </w:r>
      <w:r>
        <w:rPr>
          <w:rFonts w:cs="Segoe UI"/>
          <w:color w:val="1F2328"/>
        </w:rPr>
        <w:t xml:space="preserve">, </w:t>
      </w:r>
      <w:r w:rsidRPr="001A43D0">
        <w:rPr>
          <w:rFonts w:cs="Segoe UI"/>
          <w:color w:val="1F2328"/>
        </w:rPr>
        <w:t>Osmerus</w:t>
      </w:r>
      <w:r>
        <w:rPr>
          <w:rFonts w:cs="Segoe UI"/>
          <w:color w:val="1F2328"/>
        </w:rPr>
        <w:t xml:space="preserve">, </w:t>
      </w:r>
      <w:r w:rsidRPr="001A43D0">
        <w:rPr>
          <w:rFonts w:cs="Segoe UI"/>
          <w:color w:val="1F2328"/>
        </w:rPr>
        <w:t>Perca</w:t>
      </w:r>
      <w:r>
        <w:rPr>
          <w:rFonts w:cs="Segoe UI"/>
          <w:color w:val="1F2328"/>
        </w:rPr>
        <w:t xml:space="preserve">, </w:t>
      </w:r>
      <w:r w:rsidRPr="001A43D0">
        <w:rPr>
          <w:rFonts w:cs="Segoe UI"/>
          <w:color w:val="1F2328"/>
        </w:rPr>
        <w:t>Percina</w:t>
      </w:r>
      <w:r>
        <w:rPr>
          <w:rFonts w:cs="Segoe UI"/>
          <w:color w:val="1F2328"/>
        </w:rPr>
        <w:t xml:space="preserve">, </w:t>
      </w:r>
      <w:r w:rsidRPr="001A43D0">
        <w:rPr>
          <w:rFonts w:cs="Segoe UI"/>
          <w:color w:val="1F2328"/>
        </w:rPr>
        <w:t>Percopsis</w:t>
      </w:r>
      <w:r>
        <w:rPr>
          <w:rFonts w:cs="Segoe UI"/>
          <w:color w:val="1F2328"/>
        </w:rPr>
        <w:t xml:space="preserve">, </w:t>
      </w:r>
      <w:r w:rsidRPr="001A43D0">
        <w:rPr>
          <w:rFonts w:cs="Segoe UI"/>
          <w:color w:val="1F2328"/>
        </w:rPr>
        <w:t>Petromyzon</w:t>
      </w:r>
      <w:r>
        <w:rPr>
          <w:rFonts w:cs="Segoe UI"/>
          <w:color w:val="1F2328"/>
        </w:rPr>
        <w:t xml:space="preserve">, </w:t>
      </w:r>
      <w:r w:rsidRPr="001A43D0">
        <w:rPr>
          <w:rFonts w:cs="Segoe UI"/>
          <w:color w:val="1F2328"/>
        </w:rPr>
        <w:t>Pimephales</w:t>
      </w:r>
      <w:r>
        <w:rPr>
          <w:rFonts w:cs="Segoe UI"/>
          <w:color w:val="1F2328"/>
        </w:rPr>
        <w:t xml:space="preserve">, </w:t>
      </w:r>
      <w:r w:rsidRPr="001A43D0">
        <w:rPr>
          <w:rFonts w:cs="Segoe UI"/>
          <w:color w:val="1F2328"/>
        </w:rPr>
        <w:t>Pomoxis</w:t>
      </w:r>
      <w:r>
        <w:rPr>
          <w:rFonts w:cs="Segoe UI"/>
          <w:color w:val="1F2328"/>
        </w:rPr>
        <w:t xml:space="preserve">, </w:t>
      </w:r>
      <w:r w:rsidRPr="001A43D0">
        <w:rPr>
          <w:rFonts w:cs="Segoe UI"/>
          <w:color w:val="1F2328"/>
        </w:rPr>
        <w:t>Pylodictis</w:t>
      </w:r>
      <w:r>
        <w:rPr>
          <w:rFonts w:cs="Segoe UI"/>
          <w:color w:val="1F2328"/>
        </w:rPr>
        <w:t xml:space="preserve">, </w:t>
      </w:r>
      <w:r w:rsidRPr="001A43D0">
        <w:rPr>
          <w:rFonts w:cs="Segoe UI"/>
          <w:color w:val="1F2328"/>
        </w:rPr>
        <w:t>Rhinichthys</w:t>
      </w:r>
      <w:r>
        <w:rPr>
          <w:rFonts w:cs="Segoe UI"/>
          <w:color w:val="1F2328"/>
        </w:rPr>
        <w:t xml:space="preserve">, </w:t>
      </w:r>
      <w:r w:rsidRPr="001A43D0">
        <w:rPr>
          <w:rFonts w:cs="Segoe UI"/>
          <w:color w:val="1F2328"/>
        </w:rPr>
        <w:t>Salmo</w:t>
      </w:r>
      <w:r>
        <w:rPr>
          <w:rFonts w:cs="Segoe UI"/>
          <w:color w:val="1F2328"/>
        </w:rPr>
        <w:t xml:space="preserve">, </w:t>
      </w:r>
      <w:r w:rsidRPr="001A43D0">
        <w:rPr>
          <w:rFonts w:cs="Segoe UI"/>
          <w:color w:val="1F2328"/>
        </w:rPr>
        <w:t>Salmonidae</w:t>
      </w:r>
      <w:r>
        <w:rPr>
          <w:rFonts w:cs="Segoe UI"/>
          <w:color w:val="1F2328"/>
        </w:rPr>
        <w:t xml:space="preserve">, </w:t>
      </w:r>
      <w:r w:rsidRPr="001A43D0">
        <w:rPr>
          <w:rFonts w:cs="Segoe UI"/>
          <w:color w:val="1F2328"/>
        </w:rPr>
        <w:t>Salvelinus</w:t>
      </w:r>
      <w:r>
        <w:rPr>
          <w:rFonts w:cs="Segoe UI"/>
          <w:color w:val="1F2328"/>
        </w:rPr>
        <w:t xml:space="preserve">, </w:t>
      </w:r>
      <w:r w:rsidRPr="001A43D0">
        <w:rPr>
          <w:rFonts w:cs="Segoe UI"/>
          <w:color w:val="1F2328"/>
        </w:rPr>
        <w:t>Sander</w:t>
      </w:r>
      <w:r>
        <w:rPr>
          <w:rFonts w:cs="Segoe UI"/>
          <w:color w:val="1F2328"/>
        </w:rPr>
        <w:t xml:space="preserve">, </w:t>
      </w:r>
      <w:r w:rsidRPr="001A43D0">
        <w:rPr>
          <w:rFonts w:cs="Segoe UI"/>
          <w:color w:val="1F2328"/>
        </w:rPr>
        <w:t>Semotilus</w:t>
      </w:r>
      <w:r>
        <w:rPr>
          <w:rFonts w:cs="Segoe UI"/>
          <w:color w:val="1F2328"/>
        </w:rPr>
        <w:t xml:space="preserve">, </w:t>
      </w:r>
      <w:r w:rsidRPr="001A43D0">
        <w:rPr>
          <w:rFonts w:cs="Segoe UI"/>
          <w:color w:val="1F2328"/>
        </w:rPr>
        <w:t>Umbra</w:t>
      </w:r>
    </w:p>
    <w:p w14:paraId="410B2ED9" w14:textId="77777777" w:rsidR="00CD19E4" w:rsidRDefault="00CD19E4" w:rsidP="00C00540">
      <w:pPr>
        <w:spacing w:line="276" w:lineRule="auto"/>
        <w:rPr>
          <w:rFonts w:cs="Segoe UI"/>
          <w:color w:val="1F2328"/>
        </w:rPr>
      </w:pPr>
      <w:r w:rsidRPr="008B39D4">
        <w:rPr>
          <w:rFonts w:cs="Segoe UI"/>
          <w:color w:val="1F2328"/>
        </w:rPr>
        <w:t>It is recommended that end users identify species and fit distributions with consultation from resource agencies.</w:t>
      </w:r>
    </w:p>
    <w:p w14:paraId="65110396" w14:textId="77777777" w:rsidR="00CD19E4" w:rsidRPr="008B39D4" w:rsidRDefault="00CD19E4" w:rsidP="00C00540">
      <w:pPr>
        <w:spacing w:line="276" w:lineRule="auto"/>
        <w:rPr>
          <w:rFonts w:cs="Segoe UI"/>
          <w:color w:val="1F2328"/>
        </w:rPr>
      </w:pPr>
    </w:p>
    <w:p w14:paraId="58C379A4" w14:textId="18CD1448" w:rsidR="00CD19E4" w:rsidRPr="008B39D4" w:rsidRDefault="00CD19E4" w:rsidP="00C00540">
      <w:pPr>
        <w:spacing w:after="160" w:line="276" w:lineRule="auto"/>
        <w:rPr>
          <w:rFonts w:cs="Segoe UI"/>
          <w:color w:val="1F2328"/>
        </w:rPr>
      </w:pPr>
      <w:r w:rsidRPr="008B39D4">
        <w:rPr>
          <w:rFonts w:cs="Segoe UI"/>
          <w:color w:val="1F2328"/>
        </w:rPr>
        <w:t xml:space="preserve">The United States Geological Service defined hydrologic regions within the United States and developed a hierarchical identification system known as Hydrologic Unit Codes (HUCS). The EPRI entrainment dataset has HUC02, HUC04, HUC06 and HUC08 tiers, which delineate hydrologic regions from </w:t>
      </w:r>
      <w:r w:rsidR="009F24D3">
        <w:rPr>
          <w:rFonts w:cs="Segoe UI"/>
          <w:color w:val="1F2328"/>
        </w:rPr>
        <w:t>a</w:t>
      </w:r>
      <w:r w:rsidRPr="008B39D4">
        <w:rPr>
          <w:rFonts w:cs="Segoe UI"/>
          <w:color w:val="1F2328"/>
        </w:rPr>
        <w:t xml:space="preserve"> </w:t>
      </w:r>
      <w:r w:rsidR="00B33FFB" w:rsidRPr="008B39D4">
        <w:rPr>
          <w:rFonts w:cs="Segoe UI"/>
          <w:color w:val="1F2328"/>
        </w:rPr>
        <w:t>large-scale</w:t>
      </w:r>
      <w:r w:rsidRPr="008B39D4">
        <w:rPr>
          <w:rFonts w:cs="Segoe UI"/>
          <w:color w:val="1F2328"/>
        </w:rPr>
        <w:t xml:space="preserve"> basin level, to the smallest catchment level. The major basins of the United States are defined at the HUC02 level. </w:t>
      </w:r>
    </w:p>
    <w:p w14:paraId="5E1E74D9" w14:textId="77777777" w:rsidR="00CD19E4" w:rsidRPr="008B39D4" w:rsidRDefault="00CD19E4" w:rsidP="00C00540">
      <w:pPr>
        <w:numPr>
          <w:ilvl w:val="0"/>
          <w:numId w:val="12"/>
        </w:numPr>
        <w:shd w:val="clear" w:color="auto" w:fill="FFFFFF"/>
        <w:spacing w:before="120"/>
        <w:jc w:val="left"/>
        <w:rPr>
          <w:rFonts w:cs="Segoe UI"/>
          <w:color w:val="1F2328"/>
        </w:rPr>
      </w:pPr>
      <w:r w:rsidRPr="008B39D4">
        <w:rPr>
          <w:rFonts w:cs="Segoe UI"/>
          <w:color w:val="1F2328"/>
        </w:rPr>
        <w:t>HUC02-02 Mid-Atlantic</w:t>
      </w:r>
    </w:p>
    <w:p w14:paraId="517594BA" w14:textId="77777777" w:rsidR="00CD19E4" w:rsidRPr="008B39D4" w:rsidRDefault="00CD19E4" w:rsidP="00C00540">
      <w:pPr>
        <w:numPr>
          <w:ilvl w:val="0"/>
          <w:numId w:val="12"/>
        </w:numPr>
        <w:shd w:val="clear" w:color="auto" w:fill="FFFFFF"/>
        <w:spacing w:before="120"/>
        <w:jc w:val="left"/>
        <w:rPr>
          <w:rFonts w:cs="Segoe UI"/>
          <w:color w:val="1F2328"/>
        </w:rPr>
      </w:pPr>
      <w:r w:rsidRPr="008B39D4">
        <w:rPr>
          <w:rFonts w:cs="Segoe UI"/>
          <w:color w:val="1F2328"/>
        </w:rPr>
        <w:t>HUC02-03 Southeastern United States</w:t>
      </w:r>
    </w:p>
    <w:p w14:paraId="26D792FE" w14:textId="77777777" w:rsidR="00CD19E4" w:rsidRPr="008B39D4" w:rsidRDefault="00CD19E4" w:rsidP="00C00540">
      <w:pPr>
        <w:numPr>
          <w:ilvl w:val="0"/>
          <w:numId w:val="12"/>
        </w:numPr>
        <w:shd w:val="clear" w:color="auto" w:fill="FFFFFF"/>
        <w:spacing w:before="120"/>
        <w:jc w:val="left"/>
        <w:rPr>
          <w:rFonts w:cs="Segoe UI"/>
          <w:color w:val="1F2328"/>
        </w:rPr>
      </w:pPr>
      <w:r w:rsidRPr="008B39D4">
        <w:rPr>
          <w:rFonts w:cs="Segoe UI"/>
          <w:color w:val="1F2328"/>
        </w:rPr>
        <w:t>HUC02-04 The Great Lakes</w:t>
      </w:r>
    </w:p>
    <w:p w14:paraId="372ED192" w14:textId="77777777" w:rsidR="00CD19E4" w:rsidRPr="008B39D4" w:rsidRDefault="00CD19E4" w:rsidP="00C00540">
      <w:pPr>
        <w:numPr>
          <w:ilvl w:val="0"/>
          <w:numId w:val="12"/>
        </w:numPr>
        <w:shd w:val="clear" w:color="auto" w:fill="FFFFFF"/>
        <w:spacing w:before="120"/>
        <w:jc w:val="left"/>
        <w:rPr>
          <w:rFonts w:cs="Segoe UI"/>
          <w:color w:val="1F2328"/>
        </w:rPr>
      </w:pPr>
      <w:r w:rsidRPr="008B39D4">
        <w:rPr>
          <w:rFonts w:cs="Segoe UI"/>
          <w:color w:val="1F2328"/>
        </w:rPr>
        <w:t>HUC02-05 The Ohio River</w:t>
      </w:r>
    </w:p>
    <w:p w14:paraId="1A2AA9D4" w14:textId="77777777" w:rsidR="00CD19E4" w:rsidRPr="008B39D4" w:rsidRDefault="00CD19E4" w:rsidP="00C00540">
      <w:pPr>
        <w:numPr>
          <w:ilvl w:val="0"/>
          <w:numId w:val="12"/>
        </w:numPr>
        <w:shd w:val="clear" w:color="auto" w:fill="FFFFFF"/>
        <w:spacing w:before="120"/>
        <w:jc w:val="left"/>
        <w:rPr>
          <w:rFonts w:cs="Segoe UI"/>
          <w:color w:val="1F2328"/>
        </w:rPr>
      </w:pPr>
      <w:r w:rsidRPr="008B39D4">
        <w:rPr>
          <w:rFonts w:cs="Segoe UI"/>
          <w:color w:val="1F2328"/>
        </w:rPr>
        <w:t>HUC02-07 The Mississippi River</w:t>
      </w:r>
    </w:p>
    <w:p w14:paraId="71C1F10C" w14:textId="77777777" w:rsidR="00CD19E4" w:rsidRPr="00950FDA" w:rsidRDefault="00CD19E4" w:rsidP="00C00540">
      <w:pPr>
        <w:spacing w:line="276" w:lineRule="auto"/>
        <w:rPr>
          <w:sz w:val="20"/>
          <w:szCs w:val="20"/>
        </w:rPr>
      </w:pPr>
    </w:p>
    <w:p w14:paraId="38493AB1" w14:textId="77777777" w:rsidR="00CD19E4" w:rsidRPr="00950FDA" w:rsidRDefault="00CD19E4" w:rsidP="00C00540">
      <w:pPr>
        <w:spacing w:line="276" w:lineRule="auto"/>
        <w:rPr>
          <w:rFonts w:cs="Segoe UI"/>
        </w:rPr>
      </w:pPr>
      <w:r w:rsidRPr="00950FDA">
        <w:rPr>
          <w:rFonts w:cs="Segoe UI"/>
        </w:rPr>
        <w:t>When an EPRI query is passed (e.g. fish = stryke.epri(Genus = 'Micropterus', Month = [3,4,5], HUC02 = [2])), stryke will return a figure with four histograms that depict natural logarithm transformed entrainment rates (one observed, three simulated). Stryke fits a Log Normal, Weibull, and Pareto distribution to the returned data and produces a p-value from a Kolmogorov-Smirnov test, where H0 = no difference between observed and simulated histogram. The distribution with the largest p-value best describes trends in observed data. The query above produced the figure below. In this instance, the Log Normal had the highest p-value and is most like the observed data. For most queries, the Log Normal will be the best distribution. The Weibull is best one of the tails is heavier than the other, and the Pareto only works in special cases when observations are monotonically decreasing after log transforming them.</w:t>
      </w:r>
    </w:p>
    <w:p w14:paraId="6C5D7057" w14:textId="77777777" w:rsidR="00CD19E4" w:rsidRPr="008B39D4" w:rsidRDefault="00CD19E4" w:rsidP="00C00540">
      <w:pPr>
        <w:spacing w:line="276" w:lineRule="auto"/>
      </w:pPr>
    </w:p>
    <w:p w14:paraId="57ABA3DA" w14:textId="77777777" w:rsidR="00CD19E4" w:rsidRDefault="00CD19E4" w:rsidP="00CD19E4">
      <w:r>
        <w:rPr>
          <w:noProof/>
        </w:rPr>
        <w:lastRenderedPageBreak/>
        <w:drawing>
          <wp:inline distT="0" distB="0" distL="0" distR="0" wp14:anchorId="1EE48E30" wp14:editId="56682667">
            <wp:extent cx="4491626" cy="4325151"/>
            <wp:effectExtent l="0" t="0" r="4445" b="0"/>
            <wp:docPr id="1699352210" name="Picture 1"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52210" name="Picture 1" descr="A group of graphs with numbers&#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947" b="1758"/>
                    <a:stretch/>
                  </pic:blipFill>
                  <pic:spPr bwMode="auto">
                    <a:xfrm>
                      <a:off x="0" y="0"/>
                      <a:ext cx="4503070" cy="4336171"/>
                    </a:xfrm>
                    <a:prstGeom prst="rect">
                      <a:avLst/>
                    </a:prstGeom>
                    <a:noFill/>
                    <a:ln>
                      <a:noFill/>
                    </a:ln>
                    <a:extLst>
                      <a:ext uri="{53640926-AAD7-44D8-BBD7-CCE9431645EC}">
                        <a14:shadowObscured xmlns:a14="http://schemas.microsoft.com/office/drawing/2010/main"/>
                      </a:ext>
                    </a:extLst>
                  </pic:spPr>
                </pic:pic>
              </a:graphicData>
            </a:graphic>
          </wp:inline>
        </w:drawing>
      </w:r>
    </w:p>
    <w:p w14:paraId="69229CDB" w14:textId="77777777" w:rsidR="00950FDA" w:rsidRDefault="00950FDA" w:rsidP="00CD19E4"/>
    <w:p w14:paraId="6EB9D1E9" w14:textId="6EE4A5FA" w:rsidR="00CD19E4" w:rsidRDefault="00CD19E4" w:rsidP="00C00540">
      <w:pPr>
        <w:spacing w:line="276" w:lineRule="auto"/>
      </w:pPr>
      <w:r w:rsidRPr="008B39D4">
        <w:t>The end user then inputs the parameters from the best performing distribution into the input spreadsheet.</w:t>
      </w:r>
    </w:p>
    <w:p w14:paraId="22B27F4A" w14:textId="77777777" w:rsidR="0002695B" w:rsidRDefault="0002695B" w:rsidP="00C00540">
      <w:pPr>
        <w:spacing w:line="276" w:lineRule="auto"/>
      </w:pPr>
    </w:p>
    <w:p w14:paraId="2EB912C1" w14:textId="77777777" w:rsidR="008A7419" w:rsidRDefault="008A7419" w:rsidP="008A7419">
      <w:pPr>
        <w:pStyle w:val="Heading1"/>
        <w:spacing w:line="276" w:lineRule="auto"/>
      </w:pPr>
      <w:bookmarkStart w:id="7" w:name="_Toc195173426"/>
      <w:bookmarkStart w:id="8" w:name="_Toc192847157"/>
      <w:r>
        <w:t>Web Application</w:t>
      </w:r>
      <w:bookmarkEnd w:id="7"/>
    </w:p>
    <w:p w14:paraId="0D1130B6" w14:textId="10AE8788" w:rsidR="008A7419" w:rsidRDefault="008A7419" w:rsidP="008A7419">
      <w:pPr>
        <w:pStyle w:val="BodyText"/>
      </w:pPr>
      <w:r>
        <w:t xml:space="preserve">Stryke has been adapted to work with a convenient web application. This allows users to run </w:t>
      </w:r>
      <w:r w:rsidR="00AB7BD0">
        <w:t>a complete simulation</w:t>
      </w:r>
      <w:r>
        <w:t xml:space="preserve"> from a browser and </w:t>
      </w:r>
      <w:r w:rsidR="001F60B5">
        <w:t>interact with a</w:t>
      </w:r>
      <w:r>
        <w:t xml:space="preserve"> user interface.</w:t>
      </w:r>
    </w:p>
    <w:p w14:paraId="67866B3D" w14:textId="77777777" w:rsidR="008A7419" w:rsidRDefault="008A7419" w:rsidP="008A7419">
      <w:pPr>
        <w:pStyle w:val="BodyText"/>
      </w:pPr>
      <w:r>
        <w:t>To access the stryke web application users should visit:</w:t>
      </w:r>
    </w:p>
    <w:p w14:paraId="2ACCFB0C" w14:textId="77777777" w:rsidR="008A7419" w:rsidRDefault="008A7419" w:rsidP="008A7419">
      <w:pPr>
        <w:pStyle w:val="BodyText"/>
      </w:pPr>
      <w:hyperlink r:id="rId16" w:history="1">
        <w:r w:rsidRPr="004B46A7">
          <w:rPr>
            <w:rStyle w:val="Hyperlink"/>
          </w:rPr>
          <w:t>https://stryke-production.up.railway.app/login</w:t>
        </w:r>
      </w:hyperlink>
    </w:p>
    <w:p w14:paraId="14C7C6D1" w14:textId="260B674C" w:rsidR="008A7419" w:rsidRDefault="008A7419" w:rsidP="008A7419">
      <w:pPr>
        <w:pStyle w:val="BodyText"/>
        <w:rPr>
          <w:b/>
          <w:bCs/>
          <w:i/>
          <w:iCs/>
        </w:rPr>
      </w:pPr>
      <w:r>
        <w:t>Currently the web application consists of six pages (Facilities, unit parameters, operating scenarios, population parameters, flow scenarios and graph data (migratory route creation)</w:t>
      </w:r>
      <w:r w:rsidR="0057793B">
        <w:t>.  A</w:t>
      </w:r>
      <w:r>
        <w:t xml:space="preserve">ll units </w:t>
      </w:r>
      <w:r w:rsidR="0057793B">
        <w:t>in</w:t>
      </w:r>
      <w:r>
        <w:t xml:space="preserve"> the web application are metric</w:t>
      </w:r>
      <w:r w:rsidR="0057793B">
        <w:t>,</w:t>
      </w:r>
      <w:r>
        <w:t xml:space="preserve"> and are either </w:t>
      </w:r>
      <w:r w:rsidR="0057793B">
        <w:t xml:space="preserve">in units of </w:t>
      </w:r>
      <w:r>
        <w:t>meters o</w:t>
      </w:r>
      <w:r w:rsidR="0057793B">
        <w:t xml:space="preserve">r </w:t>
      </w:r>
      <w:r>
        <w:t>cubic meters per second</w:t>
      </w:r>
      <w:r w:rsidR="0057793B">
        <w:t xml:space="preserve"> unless otherwise </w:t>
      </w:r>
      <w:r w:rsidR="009A2271">
        <w:t>expressed.</w:t>
      </w:r>
      <w:r>
        <w:t xml:space="preserve"> When using the web application, users can hover over the </w:t>
      </w:r>
      <w:r w:rsidRPr="00B656B3">
        <w:rPr>
          <w:b/>
          <w:bCs/>
        </w:rPr>
        <w:t>[?]</w:t>
      </w:r>
      <w:r>
        <w:t xml:space="preserve"> icons to display additional information about each field.</w:t>
      </w:r>
    </w:p>
    <w:p w14:paraId="4F22F007" w14:textId="77777777" w:rsidR="008A7419" w:rsidRPr="004277D7" w:rsidRDefault="008A7419" w:rsidP="008A7419">
      <w:pPr>
        <w:ind w:left="720"/>
        <w:rPr>
          <w:b/>
          <w:bCs/>
        </w:rPr>
      </w:pPr>
      <w:r w:rsidRPr="00B7248F">
        <w:rPr>
          <w:b/>
          <w:bCs/>
          <w:i/>
          <w:iCs/>
        </w:rPr>
        <w:lastRenderedPageBreak/>
        <w:t>Important</w:t>
      </w:r>
      <w:r w:rsidRPr="00B7248F">
        <w:rPr>
          <w:b/>
          <w:bCs/>
        </w:rPr>
        <w:t>:</w:t>
      </w:r>
      <w:r>
        <w:t xml:space="preserve"> </w:t>
      </w:r>
      <w:r w:rsidRPr="004277D7">
        <w:rPr>
          <w:b/>
          <w:bCs/>
        </w:rPr>
        <w:t>Users must logout of the web application between simulation runs to reset the tool and clear the cache. Failure to do this may result in errors and corrupted results.</w:t>
      </w:r>
    </w:p>
    <w:p w14:paraId="0A5F2DEA" w14:textId="77777777" w:rsidR="008A7419" w:rsidRDefault="008A7419" w:rsidP="008A7419">
      <w:pPr>
        <w:ind w:firstLine="720"/>
      </w:pPr>
    </w:p>
    <w:p w14:paraId="1E210C7D" w14:textId="21C0F86D" w:rsidR="005E439E" w:rsidRDefault="005E439E" w:rsidP="005E439E">
      <w:pPr>
        <w:pStyle w:val="Heading2"/>
      </w:pPr>
      <w:bookmarkStart w:id="9" w:name="_Toc195173427"/>
      <w:r>
        <w:t>Create New Project</w:t>
      </w:r>
      <w:bookmarkEnd w:id="9"/>
    </w:p>
    <w:p w14:paraId="161BF969" w14:textId="3176E5F5" w:rsidR="005E439E" w:rsidRPr="003E1D4D" w:rsidRDefault="005E439E" w:rsidP="005E439E">
      <w:pPr>
        <w:pStyle w:val="BodyText"/>
      </w:pPr>
      <w:r w:rsidRPr="003E1D4D">
        <w:t>This step tracks information about the project, including model</w:t>
      </w:r>
      <w:r w:rsidR="00A52AB6">
        <w:t xml:space="preserve"> metadata and</w:t>
      </w:r>
      <w:r w:rsidRPr="003E1D4D">
        <w:t xml:space="preserve"> setup.  There are four model setup scenarios</w:t>
      </w:r>
      <w:r>
        <w:t xml:space="preserve"> to choose from</w:t>
      </w:r>
      <w:r w:rsidRPr="003E1D4D">
        <w:t>:</w:t>
      </w:r>
    </w:p>
    <w:p w14:paraId="4A3BF3FB" w14:textId="77777777" w:rsidR="005E439E" w:rsidRPr="003E1D4D" w:rsidRDefault="005E439E" w:rsidP="005E439E">
      <w:pPr>
        <w:pStyle w:val="BodyText"/>
        <w:numPr>
          <w:ilvl w:val="0"/>
          <w:numId w:val="13"/>
        </w:numPr>
      </w:pPr>
      <w:r w:rsidRPr="003E1D4D">
        <w:t xml:space="preserve"> Specified single unit, survival only</w:t>
      </w:r>
    </w:p>
    <w:p w14:paraId="790BBEEB" w14:textId="77777777" w:rsidR="005E439E" w:rsidRPr="003E1D4D" w:rsidRDefault="005E439E" w:rsidP="005E439E">
      <w:pPr>
        <w:pStyle w:val="BodyText"/>
        <w:numPr>
          <w:ilvl w:val="0"/>
          <w:numId w:val="13"/>
        </w:numPr>
      </w:pPr>
      <w:r w:rsidRPr="003E1D4D">
        <w:t>Specified single unit, simulated entrainment with survival, no movement</w:t>
      </w:r>
    </w:p>
    <w:p w14:paraId="52A83C4C" w14:textId="77777777" w:rsidR="005E439E" w:rsidRPr="003E1D4D" w:rsidRDefault="005E439E" w:rsidP="005E439E">
      <w:pPr>
        <w:pStyle w:val="BodyText"/>
        <w:numPr>
          <w:ilvl w:val="0"/>
          <w:numId w:val="13"/>
        </w:numPr>
      </w:pPr>
      <w:r w:rsidRPr="003E1D4D">
        <w:t>Single powerhouse with movement, simulated entrainment with survival</w:t>
      </w:r>
    </w:p>
    <w:p w14:paraId="1B1E246D" w14:textId="77777777" w:rsidR="005E439E" w:rsidRPr="003E1D4D" w:rsidRDefault="005E439E" w:rsidP="005E439E">
      <w:pPr>
        <w:pStyle w:val="BodyText"/>
        <w:numPr>
          <w:ilvl w:val="0"/>
          <w:numId w:val="13"/>
        </w:numPr>
      </w:pPr>
      <w:r w:rsidRPr="003E1D4D">
        <w:t>Multiple dependent powerhouses with movement, simulated entrainment with survival</w:t>
      </w:r>
    </w:p>
    <w:p w14:paraId="0CEA2DD5" w14:textId="5FAB2B1D" w:rsidR="00003835" w:rsidRDefault="00003835" w:rsidP="005E439E">
      <w:pPr>
        <w:pStyle w:val="BodyText"/>
      </w:pPr>
      <w:r>
        <w:t xml:space="preserve">The first two model modes are </w:t>
      </w:r>
      <w:r w:rsidR="00EA49A9">
        <w:t xml:space="preserve">for </w:t>
      </w:r>
      <w:r>
        <w:t>single units</w:t>
      </w:r>
      <w:r w:rsidR="0007021A">
        <w:t xml:space="preserve"> that </w:t>
      </w:r>
      <w:r w:rsidR="008C5502">
        <w:t>use</w:t>
      </w:r>
      <w:r w:rsidR="00FA585D">
        <w:t xml:space="preserve"> unit-specific </w:t>
      </w:r>
      <w:r w:rsidR="008C5502">
        <w:t>discharge rates (m</w:t>
      </w:r>
      <w:r w:rsidR="008C5502">
        <w:rPr>
          <w:vertAlign w:val="superscript"/>
        </w:rPr>
        <w:t>3</w:t>
      </w:r>
      <w:r w:rsidR="008C5502">
        <w:t>/s)</w:t>
      </w:r>
      <w:r>
        <w:t xml:space="preserve">, while </w:t>
      </w:r>
      <w:r w:rsidR="00EA49A9">
        <w:t xml:space="preserve">the second two </w:t>
      </w:r>
      <w:r w:rsidR="00FA585D">
        <w:t xml:space="preserve">model modes use </w:t>
      </w:r>
      <w:r w:rsidR="0007021A">
        <w:t>river discharge</w:t>
      </w:r>
      <w:r w:rsidR="00DE028F">
        <w:t xml:space="preserve"> and route fish through or around </w:t>
      </w:r>
      <w:r w:rsidR="005E1EAA">
        <w:t>the powerhouse(s).</w:t>
      </w:r>
    </w:p>
    <w:p w14:paraId="2411DFDC" w14:textId="77777777" w:rsidR="007B1CC8" w:rsidRDefault="007B1CC8" w:rsidP="007B1CC8">
      <w:pPr>
        <w:pStyle w:val="Heading2"/>
      </w:pPr>
      <w:bookmarkStart w:id="10" w:name="_Toc195173428"/>
      <w:r>
        <w:t>Flow Scenarios</w:t>
      </w:r>
      <w:bookmarkEnd w:id="10"/>
    </w:p>
    <w:p w14:paraId="5CC5C94C" w14:textId="77777777" w:rsidR="007B1CC8" w:rsidRDefault="007B1CC8" w:rsidP="007B1CC8">
      <w:r w:rsidRPr="00F7764B">
        <w:t>On this page, you’ll define a “flow scenario” for your project. A flow scenario can represent a single, steady flow rate (a static scenario), or a set of daily/monthly flows you paste in from a spreadsheet or text file (a hydrograph). Give each scenario a descriptive name, pick the time of year (season/months) it covers, and specify whether you want a constant discharge or to upload a hydrograph. If you choose a hydrograph, simply paste your data without headers into the indicated box, and</w:t>
      </w:r>
      <w:r>
        <w:t xml:space="preserve"> the software will</w:t>
      </w:r>
      <w:r w:rsidRPr="00F7764B">
        <w:t xml:space="preserve"> use that varying flow throughout the model runs. Once you’re done, click “Save Scenario” to move on.</w:t>
      </w:r>
    </w:p>
    <w:p w14:paraId="2AC8424D" w14:textId="77777777" w:rsidR="007B1CC8" w:rsidRPr="00F7764B" w:rsidRDefault="007B1CC8" w:rsidP="007B1CC8"/>
    <w:p w14:paraId="007116AB" w14:textId="4464A3A2" w:rsidR="008A7419" w:rsidRDefault="008A7419" w:rsidP="008A7419">
      <w:pPr>
        <w:pStyle w:val="Heading2"/>
      </w:pPr>
      <w:bookmarkStart w:id="11" w:name="_Toc195173429"/>
      <w:r>
        <w:t>Facility Information</w:t>
      </w:r>
      <w:bookmarkEnd w:id="11"/>
    </w:p>
    <w:p w14:paraId="0D7F5B7E" w14:textId="0C9A5E1C" w:rsidR="008A7419" w:rsidRPr="00EC4536" w:rsidRDefault="008A7419" w:rsidP="008A7419">
      <w:pPr>
        <w:pStyle w:val="BodyText"/>
      </w:pPr>
      <w:r w:rsidRPr="0081666B">
        <w:t xml:space="preserve">On this page, you’ll define the generating station(s) in your model. For each </w:t>
      </w:r>
      <w:r w:rsidR="0091441D">
        <w:t>powerhouse</w:t>
      </w:r>
      <w:r w:rsidRPr="0081666B">
        <w:t xml:space="preserve">, you’ll provide its name, minimum required flow for operation, the number of turbine units you will be simulating, and any additional flow needed for the environment releases or downstream bypass devices. You can also specify </w:t>
      </w:r>
      <w:r w:rsidR="00B00BE9">
        <w:t xml:space="preserve">the rack spacing (mm) and </w:t>
      </w:r>
      <w:r w:rsidRPr="0081666B">
        <w:t>whether the facility has a spillway</w:t>
      </w:r>
      <w:r w:rsidR="00B00BE9">
        <w:t xml:space="preserve">.  </w:t>
      </w:r>
      <w:r w:rsidR="00EA6BA3">
        <w:t xml:space="preserve"> </w:t>
      </w:r>
      <w:r w:rsidR="004A73EE" w:rsidRPr="0081666B">
        <w:t xml:space="preserve">If your intent is to model survival and/or entrainment at a specific unit, then </w:t>
      </w:r>
      <w:r w:rsidR="00F82095">
        <w:t>do not identify</w:t>
      </w:r>
      <w:r w:rsidR="0060401D">
        <w:t xml:space="preserve"> </w:t>
      </w:r>
      <w:r w:rsidR="00F82095">
        <w:t xml:space="preserve">a </w:t>
      </w:r>
      <w:r w:rsidR="0060401D">
        <w:t>spillway</w:t>
      </w:r>
      <w:r w:rsidR="00350101">
        <w:t>,</w:t>
      </w:r>
      <w:r w:rsidR="003C033C">
        <w:t xml:space="preserve"> and</w:t>
      </w:r>
      <w:r w:rsidR="00350101">
        <w:t xml:space="preserve"> </w:t>
      </w:r>
      <w:r w:rsidR="004A73EE" w:rsidRPr="0081666B">
        <w:t xml:space="preserve">you will enter 0 for minimum operating flow, environmental flow, bypass flow. The model assumes the hydrograph you provide is </w:t>
      </w:r>
      <w:r w:rsidR="004A73EE" w:rsidRPr="0081666B">
        <w:lastRenderedPageBreak/>
        <w:t>representative of the amount of discharge that</w:t>
      </w:r>
      <w:r w:rsidR="004A73EE">
        <w:t xml:space="preserve"> has</w:t>
      </w:r>
      <w:r w:rsidR="004A73EE" w:rsidRPr="0081666B">
        <w:t xml:space="preserve"> passed through the specific unit.</w:t>
      </w:r>
      <w:r w:rsidR="004A73EE">
        <w:t xml:space="preserve">  </w:t>
      </w:r>
      <w:r w:rsidRPr="0081666B">
        <w:t xml:space="preserve">This information helps </w:t>
      </w:r>
      <w:r w:rsidR="00F82095">
        <w:t>the model</w:t>
      </w:r>
      <w:r w:rsidRPr="0081666B">
        <w:t xml:space="preserve"> understand each station’s </w:t>
      </w:r>
      <w:r w:rsidR="00C575EE">
        <w:t xml:space="preserve">seasonal </w:t>
      </w:r>
      <w:r w:rsidRPr="0081666B">
        <w:t xml:space="preserve">operational constraints and capacity. When finished, click “Save Facilities” to move on to setting up unit-specific parameters. </w:t>
      </w:r>
    </w:p>
    <w:p w14:paraId="69E59B2F" w14:textId="77777777" w:rsidR="008A7419" w:rsidRDefault="008A7419" w:rsidP="008A7419">
      <w:pPr>
        <w:pStyle w:val="Heading2"/>
      </w:pPr>
      <w:bookmarkStart w:id="12" w:name="_Toc195173430"/>
      <w:r>
        <w:t>Unit Parameters</w:t>
      </w:r>
      <w:bookmarkEnd w:id="12"/>
    </w:p>
    <w:p w14:paraId="72A88271" w14:textId="0EF56F3D" w:rsidR="00832BE2" w:rsidRDefault="008A7419" w:rsidP="008A7419">
      <w:r w:rsidRPr="0081666B">
        <w:t>On this page, you’ll provide details for each turbine unit within your selected generating station(s). For example, you’ll specify the runner type, flow capacity,</w:t>
      </w:r>
      <w:ins w:id="13" w:author="Kevin Nebiolo" w:date="2025-05-20T09:20:00Z" w16du:dateUtc="2025-05-20T13:20:00Z">
        <w:r w:rsidR="00813607">
          <w:t xml:space="preserve"> through-rack</w:t>
        </w:r>
      </w:ins>
      <w:r w:rsidRPr="0081666B">
        <w:t xml:space="preserve"> intake </w:t>
      </w:r>
      <w:commentRangeStart w:id="14"/>
      <w:r w:rsidRPr="0081666B">
        <w:t>velocity</w:t>
      </w:r>
      <w:commentRangeEnd w:id="14"/>
      <w:r w:rsidR="007F4434">
        <w:rPr>
          <w:rStyle w:val="CommentReference"/>
        </w:rPr>
        <w:commentReference w:id="14"/>
      </w:r>
      <w:r w:rsidRPr="0081666B">
        <w:t>, and other relevant fields. If you’re unsure about the units, hover over the little info icons for more guidance.</w:t>
      </w:r>
      <w:r>
        <w:t xml:space="preserve"> </w:t>
      </w:r>
    </w:p>
    <w:p w14:paraId="5059EF92" w14:textId="77777777" w:rsidR="00832BE2" w:rsidRDefault="00832BE2" w:rsidP="008A7419"/>
    <w:p w14:paraId="3DBF0A8D" w14:textId="45A11971" w:rsidR="00832BE2" w:rsidRDefault="008A7419" w:rsidP="008A7419">
      <w:r>
        <w:t>The lambda value is used to correlate blade strike calculations with instantaneous mortality. To account for latent mortality the lambda value can be increased proportional to published latent mortality rates for a given species.</w:t>
      </w:r>
      <w:r w:rsidR="00FA1F2E">
        <w:t xml:space="preserve"> </w:t>
      </w:r>
      <w:r w:rsidR="00832BE2">
        <w:t xml:space="preserve">For example, if a lambda of 0.2 produces 95% survival, and latent survival following blade strike is 80%, lambda would be adjusted to 0.35. </w:t>
      </w:r>
    </w:p>
    <w:p w14:paraId="7C74C735" w14:textId="77777777" w:rsidR="00832BE2" w:rsidRDefault="00832BE2" w:rsidP="008A7419"/>
    <w:p w14:paraId="287F3813" w14:textId="6504992A" w:rsidR="008A7419" w:rsidRDefault="00FA1F2E" w:rsidP="008A7419">
      <w:r>
        <w:t>If you are simulating multiple units with identical parameters</w:t>
      </w:r>
      <w:r w:rsidR="00832BE2">
        <w:t xml:space="preserve">, </w:t>
      </w:r>
      <w:r w:rsidRPr="00FA1F2E">
        <w:t>you can click the blue “Copy From Previous Unit” button to populate the field in the subsequent units using the data from the previous unit.</w:t>
      </w:r>
      <w:r w:rsidR="008A7419" w:rsidRPr="0081666B">
        <w:t xml:space="preserve"> Once you finish entering these parameters, click “Save Unit Parameters” to move on to the next step.</w:t>
      </w:r>
    </w:p>
    <w:p w14:paraId="3396F28A" w14:textId="77777777" w:rsidR="008A7419" w:rsidRPr="0081666B" w:rsidRDefault="008A7419" w:rsidP="008A7419"/>
    <w:p w14:paraId="40E37678" w14:textId="77777777" w:rsidR="008A7419" w:rsidRDefault="008A7419" w:rsidP="008A7419">
      <w:pPr>
        <w:pStyle w:val="Heading2"/>
      </w:pPr>
      <w:bookmarkStart w:id="15" w:name="_Toc195173431"/>
      <w:r>
        <w:t>Operating Scenarios</w:t>
      </w:r>
      <w:bookmarkEnd w:id="15"/>
    </w:p>
    <w:p w14:paraId="7144A75E" w14:textId="02DD9459" w:rsidR="008A7419" w:rsidRDefault="008A7419" w:rsidP="00EB5AA6">
      <w:r w:rsidRPr="0081666B">
        <w:t xml:space="preserve">On this page, you’ll describe how each turbine unit operates over time. For a run-of-river facility, you might run at a steady rate all day (24 hours); for a peaking or pumped-storage facility, you might operate only during certain hours. </w:t>
      </w:r>
      <w:r w:rsidR="000241FF">
        <w:t xml:space="preserve">If you are simulating the latter, you will </w:t>
      </w:r>
      <w:r w:rsidRPr="0081666B">
        <w:t>see</w:t>
      </w:r>
      <w:r w:rsidR="00F04100">
        <w:t xml:space="preserve"> new</w:t>
      </w:r>
      <w:r w:rsidRPr="0081666B">
        <w:t xml:space="preserve"> fields</w:t>
      </w:r>
      <w:r w:rsidR="000241FF">
        <w:t xml:space="preserve">: </w:t>
      </w:r>
      <w:r w:rsidRPr="0081666B">
        <w:t xml:space="preserve">“Prob Operating,” </w:t>
      </w:r>
      <w:r w:rsidR="000241FF">
        <w:t>and</w:t>
      </w:r>
      <w:r w:rsidRPr="0081666B">
        <w:t xml:space="preserve"> shape parameters (Shape, Location, Scale)</w:t>
      </w:r>
      <w:r w:rsidR="000241FF">
        <w:t xml:space="preserve">. </w:t>
      </w:r>
      <w:r w:rsidR="00F04100">
        <w:t xml:space="preserve"> For advanced</w:t>
      </w:r>
      <w:r w:rsidR="00771951">
        <w:t xml:space="preserve"> users modeling pumped storage or peaking, it is possible to</w:t>
      </w:r>
      <w:r w:rsidR="00C50A17">
        <w:t xml:space="preserve"> simulate operations with a hurdle</w:t>
      </w:r>
      <w:r w:rsidR="00382749">
        <w:t xml:space="preserve"> model.  Where the first draw simulates whether or not the unit is operating</w:t>
      </w:r>
      <w:r w:rsidR="00D61B8C">
        <w:t xml:space="preserve"> (Prob Operating)</w:t>
      </w:r>
      <w:r w:rsidR="00382749">
        <w:t xml:space="preserve">, and </w:t>
      </w:r>
      <w:r w:rsidR="007F2366">
        <w:t xml:space="preserve">if operating, </w:t>
      </w:r>
      <w:r w:rsidR="00382749">
        <w:t xml:space="preserve">the second draw simulates the number of hours operated </w:t>
      </w:r>
      <w:r w:rsidR="007F2366">
        <w:t>per day</w:t>
      </w:r>
      <w:r w:rsidR="00D61B8C">
        <w:t xml:space="preserve"> (log normal shape parameters)</w:t>
      </w:r>
      <w:r w:rsidR="00B61FA3">
        <w:t xml:space="preserve">. </w:t>
      </w:r>
      <w:r w:rsidRPr="0081666B">
        <w:t xml:space="preserve"> </w:t>
      </w:r>
      <w:r w:rsidR="00EB5AA6">
        <w:t xml:space="preserve">However, for </w:t>
      </w:r>
      <w:r w:rsidR="00A14C2A">
        <w:t xml:space="preserve">most applications and </w:t>
      </w:r>
      <w:r w:rsidR="00EB5AA6">
        <w:t xml:space="preserve">beginners </w:t>
      </w:r>
      <w:r w:rsidR="00B61FA3">
        <w:t>it is recommended to</w:t>
      </w:r>
      <w:r w:rsidR="00EB5AA6">
        <w:t xml:space="preserve"> enter the number of hours the unit is expected to operate </w:t>
      </w:r>
      <w:r w:rsidR="00FD522B">
        <w:t>per day</w:t>
      </w:r>
      <w:r w:rsidR="00DF4D8B">
        <w:t xml:space="preserve"> for</w:t>
      </w:r>
      <w:r w:rsidR="00FD522B">
        <w:t xml:space="preserve"> </w:t>
      </w:r>
      <w:r w:rsidR="00EB5AA6">
        <w:t xml:space="preserve">that </w:t>
      </w:r>
      <w:r w:rsidR="00112FC6">
        <w:t>season and disregard these new fields</w:t>
      </w:r>
      <w:r w:rsidRPr="0081666B">
        <w:t>. If you’re unsure about any field hover over the small info icons for more details. When you’re done, click “Save Operating Scenarios” to move on.</w:t>
      </w:r>
    </w:p>
    <w:p w14:paraId="71D5AFD1" w14:textId="77777777" w:rsidR="008A7419" w:rsidRPr="0081666B" w:rsidRDefault="008A7419" w:rsidP="008A7419"/>
    <w:p w14:paraId="2DC6C9B5" w14:textId="77777777" w:rsidR="008A7419" w:rsidRDefault="008A7419" w:rsidP="008A7419">
      <w:pPr>
        <w:pStyle w:val="Heading2"/>
      </w:pPr>
      <w:bookmarkStart w:id="16" w:name="_Toc195173432"/>
      <w:r>
        <w:t>Population Parameters</w:t>
      </w:r>
      <w:bookmarkEnd w:id="16"/>
    </w:p>
    <w:p w14:paraId="3E34E412" w14:textId="1AD1E8B4" w:rsidR="008A7419" w:rsidRDefault="008A7419" w:rsidP="008A7419">
      <w:r w:rsidRPr="00B656B3">
        <w:t xml:space="preserve">On this page, you’ll set up the fish population for your model. </w:t>
      </w:r>
      <w:r w:rsidR="00930F4F">
        <w:t xml:space="preserve">Enter the species scientific name, common name, and then the number of iterations </w:t>
      </w:r>
      <w:r w:rsidR="004B15B3">
        <w:t>you wish to have in your model.</w:t>
      </w:r>
      <w:r w:rsidR="005C1D7B">
        <w:t xml:space="preserve">  </w:t>
      </w:r>
      <w:r w:rsidR="005C1D7B">
        <w:lastRenderedPageBreak/>
        <w:t>Next, there are two fields</w:t>
      </w:r>
      <w:r w:rsidR="00262F1E">
        <w:t xml:space="preserve"> that control the barotrauma assessment; Vertical Habitat Preference and Swim Bladder Type.  </w:t>
      </w:r>
      <w:r w:rsidR="0018460A">
        <w:t>For vertical habitat preference choose pelagic or benthic.  This field</w:t>
      </w:r>
      <w:r w:rsidR="00EE4822">
        <w:t xml:space="preserve"> controls the </w:t>
      </w:r>
      <w:r w:rsidR="0018460A">
        <w:t>fish</w:t>
      </w:r>
      <w:r w:rsidR="00EE4822">
        <w:t>’s acclimation depth.</w:t>
      </w:r>
      <w:r w:rsidR="00F11D6D">
        <w:t xml:space="preserve">  For Swim Bladder Type, choose Physoclistous or Physostomous fish.  </w:t>
      </w:r>
      <w:r w:rsidR="00A711FD">
        <w:t xml:space="preserve">Physoclistous fish do not have a duct on their swim bladder and cannot expel gasses like Physostomous fish can.  Therefore, they are more at risk to barotrauma than </w:t>
      </w:r>
      <w:r w:rsidR="00D65A42">
        <w:t xml:space="preserve">Physostomous fish </w:t>
      </w:r>
      <w:r w:rsidR="00B91A9F">
        <w:t xml:space="preserve">and have a different biological response model.  Then you will choose </w:t>
      </w:r>
      <w:r w:rsidR="00457965">
        <w:t xml:space="preserve">to simulate an Entrainment Event or Starting Population.  To estimate the number of fish impacted, choose Entrainment Event.  If you just want survival, enter in a Starting Population.  </w:t>
      </w:r>
      <w:r w:rsidR="00D02F54">
        <w:t xml:space="preserve">For Entrainment Rates, choose Modeled or Empirical.  Advanced users can choose “Empirical” and enter in their own </w:t>
      </w:r>
      <w:r w:rsidR="00003A9D">
        <w:t xml:space="preserve">distribution parameters.  However, for beginners it is recommended that users choose Modeled Entrainment Rates.  </w:t>
      </w:r>
      <w:r w:rsidR="00065E5F">
        <w:t xml:space="preserve">Then, it is possible to select a species/scenario of interest.  </w:t>
      </w:r>
      <w:r w:rsidRPr="00B656B3">
        <w:t>If you need help with any input (like “Ucrit”), just hover over the info icons for more details. After saving, you’ll see these population details in your final results.</w:t>
      </w:r>
    </w:p>
    <w:p w14:paraId="7B36BA51" w14:textId="77777777" w:rsidR="002C1B28" w:rsidRDefault="002C1B28" w:rsidP="008A7419"/>
    <w:p w14:paraId="0E1E4CAD" w14:textId="77777777" w:rsidR="008A7419" w:rsidRPr="002C1B28" w:rsidRDefault="008A7419" w:rsidP="00213535">
      <w:pPr>
        <w:ind w:left="576"/>
        <w:rPr>
          <w:b/>
          <w:bCs/>
        </w:rPr>
      </w:pPr>
      <w:r w:rsidRPr="00213535">
        <w:rPr>
          <w:b/>
          <w:bCs/>
          <w:i/>
          <w:iCs/>
        </w:rPr>
        <w:t>Note</w:t>
      </w:r>
      <w:r w:rsidRPr="002C1B28">
        <w:rPr>
          <w:b/>
          <w:bCs/>
        </w:rPr>
        <w:t>: Entering data into the “Length Overrides” fields will override the data from the EPRI entrainment dataset.</w:t>
      </w:r>
    </w:p>
    <w:p w14:paraId="3B703CEC" w14:textId="77777777" w:rsidR="008A7419" w:rsidRPr="0081666B" w:rsidRDefault="008A7419" w:rsidP="008A7419"/>
    <w:p w14:paraId="58E53FBB" w14:textId="77777777" w:rsidR="008A7419" w:rsidRDefault="008A7419" w:rsidP="008A7419">
      <w:pPr>
        <w:pStyle w:val="Heading2"/>
      </w:pPr>
      <w:bookmarkStart w:id="17" w:name="_Toc195173433"/>
      <w:bookmarkStart w:id="18" w:name="_Toc192847165"/>
      <w:r>
        <w:t>Graph Data (Migratory Route Creation)</w:t>
      </w:r>
      <w:bookmarkEnd w:id="17"/>
    </w:p>
    <w:p w14:paraId="6DCACDEF" w14:textId="77777777" w:rsidR="008A7419" w:rsidRDefault="008A7419" w:rsidP="008A7419">
      <w:pPr>
        <w:pStyle w:val="BodyText"/>
      </w:pPr>
      <w:r w:rsidRPr="00B656B3">
        <w:t>On this page, you</w:t>
      </w:r>
      <w:r>
        <w:t xml:space="preserve"> will</w:t>
      </w:r>
      <w:r w:rsidRPr="00B656B3">
        <w:t xml:space="preserve"> lay out a simple “map” (or network) showing how fish migrate through your facility. For a single-unit model, you will only need a single location — representing the turbine. If you’re modeling more complex setups, you can add extra nodes (like “Spillway” or “Bypass” or other units) and connect them with edges to show the paths fish might take. Each node has an associated survival rate or function. When you’re finished, click “Save Graph” to confirm these connections.</w:t>
      </w:r>
    </w:p>
    <w:p w14:paraId="184B4456" w14:textId="77777777" w:rsidR="008A7419" w:rsidRPr="001C6214" w:rsidRDefault="008A7419" w:rsidP="008A7419">
      <w:pPr>
        <w:pStyle w:val="BodyText"/>
        <w:ind w:left="576"/>
        <w:rPr>
          <w:b/>
          <w:bCs/>
        </w:rPr>
      </w:pPr>
      <w:r w:rsidRPr="001C6214">
        <w:rPr>
          <w:b/>
          <w:bCs/>
          <w:i/>
          <w:iCs/>
        </w:rPr>
        <w:t>Note</w:t>
      </w:r>
      <w:r w:rsidRPr="001C6214">
        <w:rPr>
          <w:b/>
          <w:bCs/>
        </w:rPr>
        <w:t>: if you are unable to see nodes and edges within the workspace on the Migratory Route Creation page users should press back and forward on the browser, this will reload the page and clear any nodes or edges entered.</w:t>
      </w:r>
    </w:p>
    <w:p w14:paraId="448774BE" w14:textId="51464EA8" w:rsidR="00E510A2" w:rsidRDefault="00E510A2" w:rsidP="00E510A2">
      <w:pPr>
        <w:pStyle w:val="Heading2"/>
      </w:pPr>
      <w:bookmarkStart w:id="19" w:name="_Toc195173434"/>
      <w:r>
        <w:t>Simulation Outputs</w:t>
      </w:r>
      <w:bookmarkEnd w:id="19"/>
    </w:p>
    <w:p w14:paraId="3CE09F52" w14:textId="2F4766AA" w:rsidR="00A82B0D" w:rsidRPr="00A82B0D" w:rsidRDefault="00A82B0D" w:rsidP="00A82B0D">
      <w:r>
        <w:t>Upon completion of the mode</w:t>
      </w:r>
      <w:r w:rsidR="006C4886">
        <w:t>l iterations, the Simulation Progress page will show some results, including the mean survival rate with confidence interval</w:t>
      </w:r>
      <w:r w:rsidR="00D77F27">
        <w:t xml:space="preserve">s and the average number of fish entrained </w:t>
      </w:r>
      <w:r w:rsidR="00580E47">
        <w:t xml:space="preserve">per season </w:t>
      </w:r>
      <w:r w:rsidR="00D77F27">
        <w:t xml:space="preserve">and average number of mortalities </w:t>
      </w:r>
      <w:r w:rsidR="00580E47">
        <w:t xml:space="preserve">per season.  </w:t>
      </w:r>
      <w:r w:rsidR="000C0FEA">
        <w:t xml:space="preserve">Press the View Results button to view a complete model output.  </w:t>
      </w:r>
      <w:r w:rsidR="00715DD0">
        <w:t xml:space="preserve">The first section contains model metadata.  The second section </w:t>
      </w:r>
      <w:r w:rsidR="00172332">
        <w:t xml:space="preserve">plots the histogram if provided.  The </w:t>
      </w:r>
      <w:r w:rsidR="00425BAB">
        <w:t>Beta Distribution section describes the</w:t>
      </w:r>
      <w:r w:rsidR="00D203E7">
        <w:t xml:space="preserve"> average</w:t>
      </w:r>
      <w:r w:rsidR="00425BAB">
        <w:t xml:space="preserve"> survival rate </w:t>
      </w:r>
      <w:r w:rsidR="00D203E7">
        <w:t>with confidence interval.  The next section performs a Seasonal Summary</w:t>
      </w:r>
      <w:r w:rsidR="00BC3E11">
        <w:t xml:space="preserve">, which includes the average number entrained and average mortality per season as well as </w:t>
      </w:r>
      <w:r w:rsidR="00EF3154">
        <w:t>some likelihoods</w:t>
      </w:r>
      <w:r w:rsidR="00C92E7E">
        <w:t xml:space="preserve">.  </w:t>
      </w:r>
      <w:r w:rsidR="009E0EDF">
        <w:t xml:space="preserve">The final section plots daily histograms </w:t>
      </w:r>
      <w:r w:rsidR="009E0EDF">
        <w:lastRenderedPageBreak/>
        <w:t xml:space="preserve">for the number entrained and number of mortalities.  </w:t>
      </w:r>
      <w:commentRangeStart w:id="20"/>
      <w:commentRangeStart w:id="21"/>
      <w:r w:rsidR="009E0EDF">
        <w:t xml:space="preserve">Note, a majority </w:t>
      </w:r>
      <w:r w:rsidR="000A3A05">
        <w:t xml:space="preserve">of the observations are small or zero.  However, </w:t>
      </w:r>
      <w:r w:rsidR="003150D6">
        <w:t>large entrainment events are expected to occur.</w:t>
      </w:r>
      <w:commentRangeEnd w:id="20"/>
      <w:r w:rsidR="00D46E03">
        <w:rPr>
          <w:rStyle w:val="CommentReference"/>
        </w:rPr>
        <w:commentReference w:id="20"/>
      </w:r>
      <w:commentRangeEnd w:id="21"/>
      <w:r w:rsidR="00813607">
        <w:rPr>
          <w:rStyle w:val="CommentReference"/>
        </w:rPr>
        <w:commentReference w:id="21"/>
      </w:r>
    </w:p>
    <w:p w14:paraId="054178FC" w14:textId="77777777" w:rsidR="00E510A2" w:rsidRPr="00E510A2" w:rsidRDefault="00E510A2" w:rsidP="00E510A2"/>
    <w:p w14:paraId="25839D2A" w14:textId="77777777" w:rsidR="00CD19E4" w:rsidRPr="008B39D4" w:rsidRDefault="00CD19E4" w:rsidP="00CD19E4">
      <w:pPr>
        <w:pStyle w:val="Heading1"/>
        <w:rPr>
          <w:rFonts w:eastAsia="Times New Roman"/>
        </w:rPr>
      </w:pPr>
      <w:bookmarkStart w:id="22" w:name="_Toc195173435"/>
      <w:bookmarkEnd w:id="18"/>
      <w:r w:rsidRPr="008B39D4">
        <w:rPr>
          <w:rFonts w:eastAsia="Times New Roman"/>
        </w:rPr>
        <w:t>Spreadsheet Interface</w:t>
      </w:r>
      <w:bookmarkEnd w:id="8"/>
      <w:bookmarkEnd w:id="22"/>
    </w:p>
    <w:p w14:paraId="45312ABA" w14:textId="0A1CC9A2" w:rsidR="00CD19E4" w:rsidRDefault="003C108C" w:rsidP="00C00540">
      <w:pPr>
        <w:spacing w:line="276" w:lineRule="auto"/>
      </w:pPr>
      <w:r>
        <w:t xml:space="preserve">There are two ways </w:t>
      </w:r>
      <w:r w:rsidR="00963738">
        <w:t xml:space="preserve">that you can set up and run </w:t>
      </w:r>
      <w:r w:rsidR="00CD19E4" w:rsidRPr="008B39D4">
        <w:t xml:space="preserve">a desktop entrainment study, </w:t>
      </w:r>
      <w:r w:rsidR="00963738">
        <w:t xml:space="preserve">a web interface with UI, or via Input Spreadsheet.  </w:t>
      </w:r>
      <w:r w:rsidR="00A55F0F">
        <w:t xml:space="preserve">The input spreadsheet allows the end user to run more than </w:t>
      </w:r>
      <w:commentRangeStart w:id="23"/>
      <w:commentRangeStart w:id="24"/>
      <w:r w:rsidR="00A55F0F">
        <w:t>1 species and/or more than 1 flow scenarios</w:t>
      </w:r>
      <w:commentRangeEnd w:id="23"/>
      <w:r w:rsidR="00D46E03">
        <w:rPr>
          <w:rStyle w:val="CommentReference"/>
        </w:rPr>
        <w:commentReference w:id="23"/>
      </w:r>
      <w:commentRangeEnd w:id="24"/>
      <w:r w:rsidR="00813607">
        <w:rPr>
          <w:rStyle w:val="CommentReference"/>
        </w:rPr>
        <w:commentReference w:id="24"/>
      </w:r>
      <w:r w:rsidR="00A55F0F">
        <w:t xml:space="preserve">.  </w:t>
      </w:r>
      <w:r w:rsidR="00CD19E4" w:rsidRPr="008B39D4">
        <w:t>Stryke will need data describing river discharge scenarios, project operating scenarios, seasonal entrainment events, turbine parameters, and migratory routes. There is a tab for each major study component; you can find directions to complete them below. It is possible to configure a Stryke project (spreadsheet) for resident or anadromous species impact assessments, for different operating configurations (run of river, peaking, and pumped storage operations), and it allows for an expanded migratory network with multiple dependent facilities.</w:t>
      </w:r>
    </w:p>
    <w:p w14:paraId="0A40EC94" w14:textId="77777777" w:rsidR="00CD19E4" w:rsidRPr="008B39D4" w:rsidRDefault="00CD19E4" w:rsidP="00CD19E4"/>
    <w:p w14:paraId="77C0966B" w14:textId="70145DE4" w:rsidR="00CD19E4" w:rsidRPr="009E397D" w:rsidRDefault="00CD19E4" w:rsidP="00950FDA">
      <w:pPr>
        <w:ind w:left="720" w:right="720"/>
        <w:rPr>
          <w:rFonts w:cs="Segoe UI"/>
          <w:b/>
          <w:bCs/>
        </w:rPr>
      </w:pPr>
      <w:r w:rsidRPr="009E397D">
        <w:rPr>
          <w:rFonts w:cs="Segoe UI"/>
          <w:b/>
          <w:bCs/>
          <w:i/>
          <w:iCs/>
        </w:rPr>
        <w:t>NOTE:</w:t>
      </w:r>
      <w:r w:rsidRPr="009E397D">
        <w:rPr>
          <w:rFonts w:cs="Segoe UI"/>
          <w:b/>
          <w:bCs/>
        </w:rPr>
        <w:t xml:space="preserve"> Stryke will not overwrite output tabs in the spreadsheet interface. Therefore, ensure that the input spreadsheet does not contain </w:t>
      </w:r>
      <w:r w:rsidR="00C4523B" w:rsidRPr="009E397D">
        <w:rPr>
          <w:rFonts w:cs="Segoe UI"/>
          <w:b/>
          <w:bCs/>
        </w:rPr>
        <w:t>pre</w:t>
      </w:r>
      <w:r w:rsidR="003422C8" w:rsidRPr="009E397D">
        <w:rPr>
          <w:rFonts w:cs="Segoe UI"/>
          <w:b/>
          <w:bCs/>
        </w:rPr>
        <w:t>-</w:t>
      </w:r>
      <w:r w:rsidR="00C4523B" w:rsidRPr="009E397D">
        <w:rPr>
          <w:rFonts w:cs="Segoe UI"/>
          <w:b/>
          <w:bCs/>
        </w:rPr>
        <w:t>existing output</w:t>
      </w:r>
      <w:r w:rsidRPr="009E397D">
        <w:rPr>
          <w:rFonts w:cs="Segoe UI"/>
          <w:b/>
          <w:bCs/>
        </w:rPr>
        <w:t xml:space="preserve"> before running a new simulation. After running a simulation, it is advisable to save the input file with output tabs so that simulation parameters and outputs are contained in a single file and subsequent simulations should start with different spreadsheets.</w:t>
      </w:r>
    </w:p>
    <w:p w14:paraId="325790F7" w14:textId="77777777" w:rsidR="00CD19E4" w:rsidRPr="00950FDA" w:rsidRDefault="00CD19E4" w:rsidP="00950FDA"/>
    <w:p w14:paraId="64612494" w14:textId="0829B28D" w:rsidR="00CD19E4" w:rsidRDefault="00CD19E4" w:rsidP="00C00540">
      <w:pPr>
        <w:spacing w:line="276" w:lineRule="auto"/>
      </w:pPr>
      <w:r w:rsidRPr="008B39D4">
        <w:t xml:space="preserve">The input spreadsheet and this </w:t>
      </w:r>
      <w:r w:rsidR="00C63FE7">
        <w:t>User Guide</w:t>
      </w:r>
      <w:r w:rsidRPr="008B39D4">
        <w:t xml:space="preserve"> are in the order in which parameters should be entered. You will note that the spreadsheet makes use of pull</w:t>
      </w:r>
      <w:r>
        <w:t>-</w:t>
      </w:r>
      <w:r w:rsidRPr="008B39D4">
        <w:t>down lists for ease of data entry and for maintaining consistent naming conventions across individual sheets.</w:t>
      </w:r>
    </w:p>
    <w:p w14:paraId="7DC51B3A" w14:textId="77777777" w:rsidR="00CD19E4" w:rsidRPr="008B39D4" w:rsidRDefault="00CD19E4" w:rsidP="00C00540">
      <w:pPr>
        <w:spacing w:line="276" w:lineRule="auto"/>
      </w:pPr>
    </w:p>
    <w:p w14:paraId="0DB27BA1" w14:textId="77777777" w:rsidR="00CD19E4" w:rsidRPr="008B39D4" w:rsidRDefault="00CD19E4" w:rsidP="00CD19E4">
      <w:pPr>
        <w:pStyle w:val="Heading2"/>
      </w:pPr>
      <w:bookmarkStart w:id="25" w:name="_Toc192847158"/>
      <w:bookmarkStart w:id="26" w:name="_Toc195173436"/>
      <w:r w:rsidRPr="008B39D4">
        <w:t>Flow Scenarios</w:t>
      </w:r>
      <w:bookmarkEnd w:id="25"/>
      <w:bookmarkEnd w:id="26"/>
    </w:p>
    <w:p w14:paraId="133D9733" w14:textId="77777777" w:rsidR="00CD19E4" w:rsidRDefault="00CD19E4" w:rsidP="00C00540">
      <w:pPr>
        <w:spacing w:line="276" w:lineRule="auto"/>
      </w:pPr>
      <w:r w:rsidRPr="008B39D4">
        <w:t xml:space="preserve">This section contains instructions for setting up the ‘Flow Scenarios’ tab on the spreadsheet interface. There are different setups for resident and anadromous species; therefore, it is advised that they be analyzed separately. For resident species, entrainment events often occur on a seasonal cycle and are a function of the amount of water discharged through a facility. The intent of Stryke is to simulate over the range of potential river discharges and realistic plant operating scenarios. For facilities with multiple units, it is assumed that a single unit would be operated until its most efficient flow. At that point, water will then begin to flow through the other units until their most efficient flow or until the hydraulic capacity of the facility is met. Additional discharge beyond the facility's </w:t>
      </w:r>
      <w:r w:rsidRPr="008B39D4">
        <w:lastRenderedPageBreak/>
        <w:t>capacity is then spilled over the dam. Assuming fish proportionally follow the flow, we can estimate the rates at which fish will pass via each passage route. Thus, if we know the river discharge and hydraulic capacities of the unit(s), we can simulate passage through the facility.</w:t>
      </w:r>
    </w:p>
    <w:p w14:paraId="3CDE2C7C" w14:textId="77777777" w:rsidR="00CD19E4" w:rsidRPr="008B39D4" w:rsidRDefault="00CD19E4" w:rsidP="00C00540">
      <w:pPr>
        <w:spacing w:line="276" w:lineRule="auto"/>
      </w:pPr>
    </w:p>
    <w:p w14:paraId="325D6A4A" w14:textId="77777777" w:rsidR="00CD19E4" w:rsidRDefault="00CD19E4" w:rsidP="00C00540">
      <w:pPr>
        <w:spacing w:line="276" w:lineRule="auto"/>
      </w:pPr>
      <w:r w:rsidRPr="008B39D4">
        <w:t>On the </w:t>
      </w:r>
      <w:r w:rsidRPr="008B39D4">
        <w:rPr>
          <w:b/>
          <w:bCs/>
        </w:rPr>
        <w:t>Flow Scenarios</w:t>
      </w:r>
      <w:r w:rsidRPr="008B39D4">
        <w:t> tab, you will note the following columns: Scenario Number, Scenario, Flow, Gage, FlowYear, Prorate, Season, Months. An explanation of the columns, expected data types, and strategies for native species is in the table below.</w:t>
      </w:r>
    </w:p>
    <w:p w14:paraId="44C3592C" w14:textId="77777777" w:rsidR="00CD19E4" w:rsidRPr="008B39D4" w:rsidRDefault="00CD19E4" w:rsidP="00C00540">
      <w:pPr>
        <w:spacing w:line="276" w:lineRule="auto"/>
      </w:pPr>
    </w:p>
    <w:tbl>
      <w:tblPr>
        <w:tblW w:w="9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2" w:type="dxa"/>
          <w:right w:w="72" w:type="dxa"/>
        </w:tblCellMar>
        <w:tblLook w:val="04A0" w:firstRow="1" w:lastRow="0" w:firstColumn="1" w:lastColumn="0" w:noHBand="0" w:noVBand="1"/>
      </w:tblPr>
      <w:tblGrid>
        <w:gridCol w:w="1437"/>
        <w:gridCol w:w="1558"/>
        <w:gridCol w:w="6365"/>
      </w:tblGrid>
      <w:tr w:rsidR="00E2473A" w:rsidRPr="00E2473A" w14:paraId="1E6E85FC" w14:textId="77777777" w:rsidTr="00E2473A">
        <w:trPr>
          <w:trHeight w:val="432"/>
          <w:tblHeader/>
        </w:trPr>
        <w:tc>
          <w:tcPr>
            <w:tcW w:w="1437" w:type="dxa"/>
            <w:shd w:val="clear" w:color="auto" w:fill="9FC39F"/>
            <w:tcMar>
              <w:top w:w="0" w:type="dxa"/>
              <w:left w:w="72" w:type="dxa"/>
              <w:bottom w:w="0" w:type="dxa"/>
              <w:right w:w="72" w:type="dxa"/>
            </w:tcMar>
            <w:vAlign w:val="center"/>
            <w:hideMark/>
          </w:tcPr>
          <w:p w14:paraId="1540C0FB" w14:textId="77777777" w:rsidR="00CD19E4" w:rsidRPr="00E2473A" w:rsidRDefault="00CD19E4" w:rsidP="00E2473A">
            <w:pPr>
              <w:jc w:val="center"/>
              <w:rPr>
                <w:b/>
                <w:bCs/>
                <w:sz w:val="22"/>
                <w:szCs w:val="22"/>
              </w:rPr>
            </w:pPr>
            <w:r w:rsidRPr="00E2473A">
              <w:rPr>
                <w:b/>
                <w:bCs/>
                <w:sz w:val="22"/>
                <w:szCs w:val="22"/>
              </w:rPr>
              <w:t>Field</w:t>
            </w:r>
          </w:p>
        </w:tc>
        <w:tc>
          <w:tcPr>
            <w:tcW w:w="1558" w:type="dxa"/>
            <w:shd w:val="clear" w:color="auto" w:fill="9FC39F"/>
            <w:tcMar>
              <w:top w:w="0" w:type="dxa"/>
              <w:left w:w="72" w:type="dxa"/>
              <w:bottom w:w="0" w:type="dxa"/>
              <w:right w:w="72" w:type="dxa"/>
            </w:tcMar>
            <w:vAlign w:val="center"/>
            <w:hideMark/>
          </w:tcPr>
          <w:p w14:paraId="70382869" w14:textId="77777777" w:rsidR="00CD19E4" w:rsidRPr="00E2473A" w:rsidRDefault="00CD19E4" w:rsidP="00E2473A">
            <w:pPr>
              <w:jc w:val="center"/>
              <w:rPr>
                <w:b/>
                <w:bCs/>
                <w:sz w:val="22"/>
                <w:szCs w:val="22"/>
              </w:rPr>
            </w:pPr>
            <w:r w:rsidRPr="00E2473A">
              <w:rPr>
                <w:b/>
                <w:bCs/>
                <w:sz w:val="22"/>
                <w:szCs w:val="22"/>
              </w:rPr>
              <w:t>Data Type</w:t>
            </w:r>
          </w:p>
        </w:tc>
        <w:tc>
          <w:tcPr>
            <w:tcW w:w="6365" w:type="dxa"/>
            <w:shd w:val="clear" w:color="auto" w:fill="9FC39F"/>
            <w:tcMar>
              <w:top w:w="0" w:type="dxa"/>
              <w:left w:w="72" w:type="dxa"/>
              <w:bottom w:w="0" w:type="dxa"/>
              <w:right w:w="72" w:type="dxa"/>
            </w:tcMar>
            <w:vAlign w:val="center"/>
            <w:hideMark/>
          </w:tcPr>
          <w:p w14:paraId="35732C12" w14:textId="77777777" w:rsidR="00CD19E4" w:rsidRPr="00E2473A" w:rsidRDefault="00CD19E4" w:rsidP="00E2473A">
            <w:pPr>
              <w:jc w:val="center"/>
              <w:rPr>
                <w:b/>
                <w:bCs/>
                <w:sz w:val="22"/>
                <w:szCs w:val="22"/>
              </w:rPr>
            </w:pPr>
            <w:r w:rsidRPr="00E2473A">
              <w:rPr>
                <w:b/>
                <w:bCs/>
                <w:sz w:val="22"/>
                <w:szCs w:val="22"/>
              </w:rPr>
              <w:t>Comment</w:t>
            </w:r>
          </w:p>
        </w:tc>
      </w:tr>
      <w:tr w:rsidR="00CD19E4" w:rsidRPr="00E2473A" w14:paraId="71F5C114" w14:textId="77777777" w:rsidTr="00E2473A">
        <w:trPr>
          <w:trHeight w:val="432"/>
        </w:trPr>
        <w:tc>
          <w:tcPr>
            <w:tcW w:w="1437" w:type="dxa"/>
            <w:tcMar>
              <w:top w:w="0" w:type="dxa"/>
              <w:left w:w="72" w:type="dxa"/>
              <w:bottom w:w="0" w:type="dxa"/>
              <w:right w:w="72" w:type="dxa"/>
            </w:tcMar>
            <w:vAlign w:val="center"/>
            <w:hideMark/>
          </w:tcPr>
          <w:p w14:paraId="1116C70D" w14:textId="77777777" w:rsidR="00CD19E4" w:rsidRPr="00E2473A" w:rsidRDefault="00CD19E4" w:rsidP="00E2473A">
            <w:pPr>
              <w:jc w:val="left"/>
              <w:rPr>
                <w:sz w:val="22"/>
                <w:szCs w:val="22"/>
              </w:rPr>
            </w:pPr>
            <w:r w:rsidRPr="00E2473A">
              <w:rPr>
                <w:sz w:val="22"/>
                <w:szCs w:val="22"/>
              </w:rPr>
              <w:t>Scenario Number</w:t>
            </w:r>
          </w:p>
        </w:tc>
        <w:tc>
          <w:tcPr>
            <w:tcW w:w="1558" w:type="dxa"/>
            <w:tcMar>
              <w:top w:w="0" w:type="dxa"/>
              <w:left w:w="72" w:type="dxa"/>
              <w:bottom w:w="0" w:type="dxa"/>
              <w:right w:w="72" w:type="dxa"/>
            </w:tcMar>
            <w:vAlign w:val="center"/>
            <w:hideMark/>
          </w:tcPr>
          <w:p w14:paraId="31DF0189" w14:textId="77777777" w:rsidR="00CD19E4" w:rsidRPr="00E2473A" w:rsidRDefault="00CD19E4" w:rsidP="00E2473A">
            <w:pPr>
              <w:jc w:val="left"/>
              <w:rPr>
                <w:sz w:val="22"/>
                <w:szCs w:val="22"/>
              </w:rPr>
            </w:pPr>
            <w:r w:rsidRPr="00E2473A">
              <w:rPr>
                <w:sz w:val="22"/>
                <w:szCs w:val="22"/>
              </w:rPr>
              <w:t>Integer</w:t>
            </w:r>
          </w:p>
        </w:tc>
        <w:tc>
          <w:tcPr>
            <w:tcW w:w="6365" w:type="dxa"/>
            <w:tcMar>
              <w:top w:w="0" w:type="dxa"/>
              <w:left w:w="72" w:type="dxa"/>
              <w:bottom w:w="0" w:type="dxa"/>
              <w:right w:w="72" w:type="dxa"/>
            </w:tcMar>
            <w:vAlign w:val="center"/>
            <w:hideMark/>
          </w:tcPr>
          <w:p w14:paraId="534AA701" w14:textId="77777777" w:rsidR="00CD19E4" w:rsidRPr="00E2473A" w:rsidRDefault="00CD19E4" w:rsidP="00E2473A">
            <w:pPr>
              <w:jc w:val="left"/>
              <w:rPr>
                <w:sz w:val="22"/>
                <w:szCs w:val="22"/>
              </w:rPr>
            </w:pPr>
            <w:r w:rsidRPr="00E2473A">
              <w:rPr>
                <w:sz w:val="22"/>
                <w:szCs w:val="22"/>
              </w:rPr>
              <w:t>(required) scenario number. must be unique</w:t>
            </w:r>
          </w:p>
        </w:tc>
      </w:tr>
      <w:tr w:rsidR="00CD19E4" w:rsidRPr="00E2473A" w14:paraId="4E4C5B8D" w14:textId="77777777" w:rsidTr="00E2473A">
        <w:trPr>
          <w:trHeight w:val="432"/>
        </w:trPr>
        <w:tc>
          <w:tcPr>
            <w:tcW w:w="1437" w:type="dxa"/>
            <w:tcMar>
              <w:top w:w="0" w:type="dxa"/>
              <w:left w:w="72" w:type="dxa"/>
              <w:bottom w:w="0" w:type="dxa"/>
              <w:right w:w="72" w:type="dxa"/>
            </w:tcMar>
            <w:vAlign w:val="center"/>
            <w:hideMark/>
          </w:tcPr>
          <w:p w14:paraId="7BFD15CC" w14:textId="77777777" w:rsidR="00CD19E4" w:rsidRPr="00E2473A" w:rsidRDefault="00CD19E4" w:rsidP="00E2473A">
            <w:pPr>
              <w:jc w:val="left"/>
              <w:rPr>
                <w:sz w:val="22"/>
                <w:szCs w:val="22"/>
              </w:rPr>
            </w:pPr>
            <w:r w:rsidRPr="00E2473A">
              <w:rPr>
                <w:sz w:val="22"/>
                <w:szCs w:val="22"/>
              </w:rPr>
              <w:t>Scenario</w:t>
            </w:r>
          </w:p>
        </w:tc>
        <w:tc>
          <w:tcPr>
            <w:tcW w:w="1558" w:type="dxa"/>
            <w:tcMar>
              <w:top w:w="0" w:type="dxa"/>
              <w:left w:w="72" w:type="dxa"/>
              <w:bottom w:w="0" w:type="dxa"/>
              <w:right w:w="72" w:type="dxa"/>
            </w:tcMar>
            <w:vAlign w:val="center"/>
            <w:hideMark/>
          </w:tcPr>
          <w:p w14:paraId="373A24ED" w14:textId="77777777" w:rsidR="00CD19E4" w:rsidRPr="00E2473A" w:rsidRDefault="00CD19E4" w:rsidP="00E2473A">
            <w:pPr>
              <w:jc w:val="left"/>
              <w:rPr>
                <w:sz w:val="22"/>
                <w:szCs w:val="22"/>
              </w:rPr>
            </w:pPr>
            <w:r w:rsidRPr="00E2473A">
              <w:rPr>
                <w:sz w:val="22"/>
                <w:szCs w:val="22"/>
              </w:rPr>
              <w:t>String</w:t>
            </w:r>
          </w:p>
        </w:tc>
        <w:tc>
          <w:tcPr>
            <w:tcW w:w="6365" w:type="dxa"/>
            <w:tcMar>
              <w:top w:w="0" w:type="dxa"/>
              <w:left w:w="72" w:type="dxa"/>
              <w:bottom w:w="0" w:type="dxa"/>
              <w:right w:w="72" w:type="dxa"/>
            </w:tcMar>
            <w:vAlign w:val="center"/>
            <w:hideMark/>
          </w:tcPr>
          <w:p w14:paraId="4CA76EA4" w14:textId="77777777" w:rsidR="00CD19E4" w:rsidRPr="00E2473A" w:rsidRDefault="00CD19E4" w:rsidP="00E2473A">
            <w:pPr>
              <w:jc w:val="left"/>
              <w:rPr>
                <w:sz w:val="22"/>
                <w:szCs w:val="22"/>
              </w:rPr>
            </w:pPr>
            <w:r w:rsidRPr="00E2473A">
              <w:rPr>
                <w:sz w:val="22"/>
                <w:szCs w:val="22"/>
              </w:rPr>
              <w:t>(required) name of scenario, not more than 50 characters</w:t>
            </w:r>
          </w:p>
        </w:tc>
      </w:tr>
      <w:tr w:rsidR="00CD19E4" w:rsidRPr="00E2473A" w14:paraId="3B99304F" w14:textId="77777777" w:rsidTr="00E2473A">
        <w:trPr>
          <w:trHeight w:val="432"/>
        </w:trPr>
        <w:tc>
          <w:tcPr>
            <w:tcW w:w="1437" w:type="dxa"/>
            <w:tcMar>
              <w:top w:w="0" w:type="dxa"/>
              <w:left w:w="72" w:type="dxa"/>
              <w:bottom w:w="0" w:type="dxa"/>
              <w:right w:w="72" w:type="dxa"/>
            </w:tcMar>
            <w:vAlign w:val="center"/>
            <w:hideMark/>
          </w:tcPr>
          <w:p w14:paraId="6260FF1F" w14:textId="77777777" w:rsidR="00CD19E4" w:rsidRPr="00E2473A" w:rsidRDefault="00CD19E4" w:rsidP="00E2473A">
            <w:pPr>
              <w:jc w:val="left"/>
              <w:rPr>
                <w:sz w:val="22"/>
                <w:szCs w:val="22"/>
              </w:rPr>
            </w:pPr>
            <w:r w:rsidRPr="00E2473A">
              <w:rPr>
                <w:sz w:val="22"/>
                <w:szCs w:val="22"/>
              </w:rPr>
              <w:t>Flow</w:t>
            </w:r>
          </w:p>
        </w:tc>
        <w:tc>
          <w:tcPr>
            <w:tcW w:w="1558" w:type="dxa"/>
            <w:tcMar>
              <w:top w:w="0" w:type="dxa"/>
              <w:left w:w="72" w:type="dxa"/>
              <w:bottom w:w="0" w:type="dxa"/>
              <w:right w:w="72" w:type="dxa"/>
            </w:tcMar>
            <w:vAlign w:val="center"/>
            <w:hideMark/>
          </w:tcPr>
          <w:p w14:paraId="3E282C5E" w14:textId="77777777" w:rsidR="00CD19E4" w:rsidRPr="00E2473A" w:rsidRDefault="00CD19E4" w:rsidP="00E2473A">
            <w:pPr>
              <w:jc w:val="left"/>
              <w:rPr>
                <w:sz w:val="22"/>
                <w:szCs w:val="22"/>
              </w:rPr>
            </w:pPr>
            <w:r w:rsidRPr="00E2473A">
              <w:rPr>
                <w:sz w:val="22"/>
                <w:szCs w:val="22"/>
              </w:rPr>
              <w:t>String</w:t>
            </w:r>
          </w:p>
        </w:tc>
        <w:tc>
          <w:tcPr>
            <w:tcW w:w="6365" w:type="dxa"/>
            <w:tcMar>
              <w:top w:w="0" w:type="dxa"/>
              <w:left w:w="72" w:type="dxa"/>
              <w:bottom w:w="0" w:type="dxa"/>
              <w:right w:w="72" w:type="dxa"/>
            </w:tcMar>
            <w:vAlign w:val="center"/>
            <w:hideMark/>
          </w:tcPr>
          <w:p w14:paraId="263ADF67" w14:textId="6EC219F5" w:rsidR="00CD19E4" w:rsidRPr="003D650B" w:rsidRDefault="00CD19E4" w:rsidP="00E2473A">
            <w:pPr>
              <w:jc w:val="left"/>
              <w:rPr>
                <w:sz w:val="22"/>
                <w:szCs w:val="22"/>
              </w:rPr>
            </w:pPr>
            <w:r w:rsidRPr="00E2473A">
              <w:rPr>
                <w:sz w:val="22"/>
                <w:szCs w:val="22"/>
              </w:rPr>
              <w:t>(required) value must be 'hydrograph'</w:t>
            </w:r>
            <w:r w:rsidR="00005E5F">
              <w:rPr>
                <w:sz w:val="22"/>
                <w:szCs w:val="22"/>
              </w:rPr>
              <w:t xml:space="preserve"> or</w:t>
            </w:r>
            <w:r w:rsidR="003D650B">
              <w:rPr>
                <w:sz w:val="22"/>
                <w:szCs w:val="22"/>
              </w:rPr>
              <w:t xml:space="preserve"> a discharge, </w:t>
            </w:r>
            <w:r w:rsidR="00296F16">
              <w:rPr>
                <w:sz w:val="22"/>
                <w:szCs w:val="22"/>
              </w:rPr>
              <w:t>e.g.</w:t>
            </w:r>
            <w:r w:rsidR="003D650B">
              <w:rPr>
                <w:sz w:val="22"/>
                <w:szCs w:val="22"/>
              </w:rPr>
              <w:t xml:space="preserve"> 50 m</w:t>
            </w:r>
            <w:r w:rsidR="003D650B">
              <w:rPr>
                <w:sz w:val="22"/>
                <w:szCs w:val="22"/>
                <w:vertAlign w:val="superscript"/>
              </w:rPr>
              <w:t>3</w:t>
            </w:r>
            <w:r w:rsidR="003D650B">
              <w:rPr>
                <w:sz w:val="22"/>
                <w:szCs w:val="22"/>
              </w:rPr>
              <w:t>/s</w:t>
            </w:r>
          </w:p>
        </w:tc>
      </w:tr>
      <w:tr w:rsidR="00CD19E4" w:rsidRPr="00E2473A" w14:paraId="271051F2" w14:textId="77777777" w:rsidTr="00E2473A">
        <w:trPr>
          <w:trHeight w:val="432"/>
        </w:trPr>
        <w:tc>
          <w:tcPr>
            <w:tcW w:w="1437" w:type="dxa"/>
            <w:tcMar>
              <w:top w:w="0" w:type="dxa"/>
              <w:left w:w="72" w:type="dxa"/>
              <w:bottom w:w="0" w:type="dxa"/>
              <w:right w:w="72" w:type="dxa"/>
            </w:tcMar>
            <w:vAlign w:val="center"/>
            <w:hideMark/>
          </w:tcPr>
          <w:p w14:paraId="7EDF21E2" w14:textId="77777777" w:rsidR="00CD19E4" w:rsidRPr="00E2473A" w:rsidRDefault="00CD19E4" w:rsidP="00E2473A">
            <w:pPr>
              <w:jc w:val="left"/>
              <w:rPr>
                <w:sz w:val="22"/>
                <w:szCs w:val="22"/>
              </w:rPr>
            </w:pPr>
            <w:r w:rsidRPr="00E2473A">
              <w:rPr>
                <w:sz w:val="22"/>
                <w:szCs w:val="22"/>
              </w:rPr>
              <w:t>Prorate</w:t>
            </w:r>
          </w:p>
        </w:tc>
        <w:tc>
          <w:tcPr>
            <w:tcW w:w="1558" w:type="dxa"/>
            <w:tcMar>
              <w:top w:w="0" w:type="dxa"/>
              <w:left w:w="72" w:type="dxa"/>
              <w:bottom w:w="0" w:type="dxa"/>
              <w:right w:w="72" w:type="dxa"/>
            </w:tcMar>
            <w:vAlign w:val="center"/>
            <w:hideMark/>
          </w:tcPr>
          <w:p w14:paraId="5123DD7A" w14:textId="77777777" w:rsidR="00CD19E4" w:rsidRPr="00E2473A" w:rsidRDefault="00CD19E4" w:rsidP="00E2473A">
            <w:pPr>
              <w:jc w:val="left"/>
              <w:rPr>
                <w:sz w:val="22"/>
                <w:szCs w:val="22"/>
              </w:rPr>
            </w:pPr>
            <w:r w:rsidRPr="00E2473A">
              <w:rPr>
                <w:sz w:val="22"/>
                <w:szCs w:val="22"/>
              </w:rPr>
              <w:t>Float</w:t>
            </w:r>
          </w:p>
        </w:tc>
        <w:tc>
          <w:tcPr>
            <w:tcW w:w="6365" w:type="dxa"/>
            <w:tcMar>
              <w:top w:w="0" w:type="dxa"/>
              <w:left w:w="72" w:type="dxa"/>
              <w:bottom w:w="0" w:type="dxa"/>
              <w:right w:w="72" w:type="dxa"/>
            </w:tcMar>
            <w:vAlign w:val="center"/>
            <w:hideMark/>
          </w:tcPr>
          <w:p w14:paraId="67F46D41" w14:textId="3ED27F3A" w:rsidR="00CD19E4" w:rsidRPr="00E2473A" w:rsidRDefault="00CD19E4" w:rsidP="00E2473A">
            <w:pPr>
              <w:jc w:val="left"/>
              <w:rPr>
                <w:sz w:val="22"/>
                <w:szCs w:val="22"/>
              </w:rPr>
            </w:pPr>
            <w:r w:rsidRPr="00E2473A">
              <w:rPr>
                <w:sz w:val="22"/>
                <w:szCs w:val="22"/>
              </w:rPr>
              <w:t>(required) project watershed</w:t>
            </w:r>
            <w:r w:rsidR="009B2D85">
              <w:rPr>
                <w:sz w:val="22"/>
                <w:szCs w:val="22"/>
              </w:rPr>
              <w:t xml:space="preserve"> area to the</w:t>
            </w:r>
            <w:r w:rsidRPr="00E2473A">
              <w:rPr>
                <w:sz w:val="22"/>
                <w:szCs w:val="22"/>
              </w:rPr>
              <w:t xml:space="preserve"> watershed</w:t>
            </w:r>
            <w:r w:rsidR="00614D12">
              <w:rPr>
                <w:sz w:val="22"/>
                <w:szCs w:val="22"/>
              </w:rPr>
              <w:t xml:space="preserve"> area that contributed to the hydrograph</w:t>
            </w:r>
            <w:r w:rsidR="003D650B">
              <w:rPr>
                <w:sz w:val="22"/>
                <w:szCs w:val="22"/>
              </w:rPr>
              <w:t>, if unknown use default (1.)</w:t>
            </w:r>
          </w:p>
        </w:tc>
      </w:tr>
      <w:tr w:rsidR="00CD19E4" w:rsidRPr="00E2473A" w14:paraId="4362976B" w14:textId="77777777" w:rsidTr="00E2473A">
        <w:trPr>
          <w:trHeight w:val="432"/>
        </w:trPr>
        <w:tc>
          <w:tcPr>
            <w:tcW w:w="1437" w:type="dxa"/>
            <w:tcMar>
              <w:top w:w="0" w:type="dxa"/>
              <w:left w:w="72" w:type="dxa"/>
              <w:bottom w:w="0" w:type="dxa"/>
              <w:right w:w="72" w:type="dxa"/>
            </w:tcMar>
            <w:vAlign w:val="center"/>
            <w:hideMark/>
          </w:tcPr>
          <w:p w14:paraId="38248A01" w14:textId="77777777" w:rsidR="00CD19E4" w:rsidRPr="00E2473A" w:rsidRDefault="00CD19E4" w:rsidP="00E2473A">
            <w:pPr>
              <w:jc w:val="left"/>
              <w:rPr>
                <w:sz w:val="22"/>
                <w:szCs w:val="22"/>
              </w:rPr>
            </w:pPr>
            <w:r w:rsidRPr="00E2473A">
              <w:rPr>
                <w:sz w:val="22"/>
                <w:szCs w:val="22"/>
              </w:rPr>
              <w:t>Season</w:t>
            </w:r>
          </w:p>
        </w:tc>
        <w:tc>
          <w:tcPr>
            <w:tcW w:w="1558" w:type="dxa"/>
            <w:tcMar>
              <w:top w:w="0" w:type="dxa"/>
              <w:left w:w="72" w:type="dxa"/>
              <w:bottom w:w="0" w:type="dxa"/>
              <w:right w:w="72" w:type="dxa"/>
            </w:tcMar>
            <w:vAlign w:val="center"/>
            <w:hideMark/>
          </w:tcPr>
          <w:p w14:paraId="6CCF2113" w14:textId="77777777" w:rsidR="00CD19E4" w:rsidRPr="00E2473A" w:rsidRDefault="00CD19E4" w:rsidP="00E2473A">
            <w:pPr>
              <w:jc w:val="left"/>
              <w:rPr>
                <w:sz w:val="22"/>
                <w:szCs w:val="22"/>
              </w:rPr>
            </w:pPr>
            <w:r w:rsidRPr="00E2473A">
              <w:rPr>
                <w:sz w:val="22"/>
                <w:szCs w:val="22"/>
              </w:rPr>
              <w:t>String</w:t>
            </w:r>
          </w:p>
        </w:tc>
        <w:tc>
          <w:tcPr>
            <w:tcW w:w="6365" w:type="dxa"/>
            <w:tcMar>
              <w:top w:w="0" w:type="dxa"/>
              <w:left w:w="72" w:type="dxa"/>
              <w:bottom w:w="0" w:type="dxa"/>
              <w:right w:w="72" w:type="dxa"/>
            </w:tcMar>
            <w:vAlign w:val="center"/>
            <w:hideMark/>
          </w:tcPr>
          <w:p w14:paraId="6134D880" w14:textId="77777777" w:rsidR="00CD19E4" w:rsidRPr="00E2473A" w:rsidRDefault="00CD19E4" w:rsidP="00E2473A">
            <w:pPr>
              <w:jc w:val="left"/>
              <w:rPr>
                <w:sz w:val="22"/>
                <w:szCs w:val="22"/>
              </w:rPr>
            </w:pPr>
            <w:r w:rsidRPr="00E2473A">
              <w:rPr>
                <w:sz w:val="22"/>
                <w:szCs w:val="22"/>
              </w:rPr>
              <w:t>(required) hydrologic season, e.g. winter</w:t>
            </w:r>
          </w:p>
        </w:tc>
      </w:tr>
      <w:tr w:rsidR="00CD19E4" w:rsidRPr="00E2473A" w14:paraId="1D453461" w14:textId="77777777" w:rsidTr="00E2473A">
        <w:trPr>
          <w:trHeight w:val="697"/>
        </w:trPr>
        <w:tc>
          <w:tcPr>
            <w:tcW w:w="1437" w:type="dxa"/>
            <w:tcMar>
              <w:top w:w="0" w:type="dxa"/>
              <w:left w:w="72" w:type="dxa"/>
              <w:bottom w:w="0" w:type="dxa"/>
              <w:right w:w="72" w:type="dxa"/>
            </w:tcMar>
            <w:vAlign w:val="center"/>
            <w:hideMark/>
          </w:tcPr>
          <w:p w14:paraId="3857B372" w14:textId="77777777" w:rsidR="00CD19E4" w:rsidRPr="00E2473A" w:rsidRDefault="00CD19E4" w:rsidP="00E2473A">
            <w:pPr>
              <w:jc w:val="left"/>
              <w:rPr>
                <w:sz w:val="22"/>
                <w:szCs w:val="22"/>
              </w:rPr>
            </w:pPr>
            <w:r w:rsidRPr="00E2473A">
              <w:rPr>
                <w:sz w:val="22"/>
                <w:szCs w:val="22"/>
              </w:rPr>
              <w:t>Months</w:t>
            </w:r>
          </w:p>
        </w:tc>
        <w:tc>
          <w:tcPr>
            <w:tcW w:w="1558" w:type="dxa"/>
            <w:tcMar>
              <w:top w:w="0" w:type="dxa"/>
              <w:left w:w="72" w:type="dxa"/>
              <w:bottom w:w="0" w:type="dxa"/>
              <w:right w:w="72" w:type="dxa"/>
            </w:tcMar>
            <w:vAlign w:val="center"/>
            <w:hideMark/>
          </w:tcPr>
          <w:p w14:paraId="178BF282" w14:textId="77777777" w:rsidR="00CD19E4" w:rsidRPr="00E2473A" w:rsidRDefault="00CD19E4" w:rsidP="00E2473A">
            <w:pPr>
              <w:jc w:val="left"/>
              <w:rPr>
                <w:sz w:val="22"/>
                <w:szCs w:val="22"/>
              </w:rPr>
            </w:pPr>
            <w:r w:rsidRPr="00E2473A">
              <w:rPr>
                <w:sz w:val="22"/>
                <w:szCs w:val="22"/>
              </w:rPr>
              <w:t>List</w:t>
            </w:r>
          </w:p>
        </w:tc>
        <w:tc>
          <w:tcPr>
            <w:tcW w:w="6365" w:type="dxa"/>
            <w:tcMar>
              <w:top w:w="0" w:type="dxa"/>
              <w:left w:w="72" w:type="dxa"/>
              <w:bottom w:w="0" w:type="dxa"/>
              <w:right w:w="72" w:type="dxa"/>
            </w:tcMar>
            <w:vAlign w:val="center"/>
            <w:hideMark/>
          </w:tcPr>
          <w:p w14:paraId="6EE333C0" w14:textId="77777777" w:rsidR="00CD19E4" w:rsidRPr="00E2473A" w:rsidRDefault="00CD19E4" w:rsidP="00E2473A">
            <w:pPr>
              <w:jc w:val="left"/>
              <w:rPr>
                <w:sz w:val="22"/>
                <w:szCs w:val="22"/>
              </w:rPr>
            </w:pPr>
            <w:r w:rsidRPr="00E2473A">
              <w:rPr>
                <w:sz w:val="22"/>
                <w:szCs w:val="22"/>
              </w:rPr>
              <w:t>(required) list of calendar months that make up a hydrologic season, values separated by commas</w:t>
            </w:r>
          </w:p>
        </w:tc>
      </w:tr>
    </w:tbl>
    <w:p w14:paraId="02F728CF" w14:textId="77777777" w:rsidR="00CD19E4" w:rsidRDefault="00CD19E4" w:rsidP="00E2473A">
      <w:pPr>
        <w:spacing w:line="360" w:lineRule="auto"/>
      </w:pPr>
    </w:p>
    <w:p w14:paraId="5EE5502F" w14:textId="77777777" w:rsidR="00CD19E4" w:rsidRDefault="00CD19E4" w:rsidP="00C00540">
      <w:pPr>
        <w:spacing w:line="276" w:lineRule="auto"/>
      </w:pPr>
      <w:r w:rsidRPr="008B39D4">
        <w:t>When set up properly, the Flow Scenarios tab should look like the following image. Note, we are using meteorological seasons as our hydrologic seasons. However, this isn't required. You can use any season as long as it is a list of integers separated by commas.</w:t>
      </w:r>
    </w:p>
    <w:p w14:paraId="1E4203C1" w14:textId="77777777" w:rsidR="00CD19E4" w:rsidRDefault="00CD19E4" w:rsidP="00C00540">
      <w:pPr>
        <w:spacing w:line="276" w:lineRule="auto"/>
      </w:pPr>
    </w:p>
    <w:p w14:paraId="6596C413" w14:textId="77777777" w:rsidR="00CD19E4" w:rsidRDefault="00CD19E4" w:rsidP="00CD19E4">
      <w:r>
        <w:rPr>
          <w:noProof/>
        </w:rPr>
        <w:drawing>
          <wp:inline distT="0" distB="0" distL="0" distR="0" wp14:anchorId="55999408" wp14:editId="7FD0E20D">
            <wp:extent cx="5943600" cy="930275"/>
            <wp:effectExtent l="0" t="0" r="0" b="3175"/>
            <wp:docPr id="194925010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50102" name="Picture 1" descr="A screenshot of a graph&#10;&#10;AI-generated content may be incorrect."/>
                    <pic:cNvPicPr/>
                  </pic:nvPicPr>
                  <pic:blipFill>
                    <a:blip r:embed="rId21"/>
                    <a:stretch>
                      <a:fillRect/>
                    </a:stretch>
                  </pic:blipFill>
                  <pic:spPr>
                    <a:xfrm>
                      <a:off x="0" y="0"/>
                      <a:ext cx="5943600" cy="930275"/>
                    </a:xfrm>
                    <a:prstGeom prst="rect">
                      <a:avLst/>
                    </a:prstGeom>
                  </pic:spPr>
                </pic:pic>
              </a:graphicData>
            </a:graphic>
          </wp:inline>
        </w:drawing>
      </w:r>
    </w:p>
    <w:p w14:paraId="63ECF93F" w14:textId="77777777" w:rsidR="00CD19E4" w:rsidRPr="00E2473A" w:rsidRDefault="00CD19E4" w:rsidP="00C00540">
      <w:pPr>
        <w:spacing w:line="276" w:lineRule="auto"/>
        <w:rPr>
          <w:sz w:val="18"/>
          <w:szCs w:val="18"/>
        </w:rPr>
      </w:pPr>
    </w:p>
    <w:p w14:paraId="53A28478" w14:textId="77777777" w:rsidR="00E2473A" w:rsidRPr="00E2473A" w:rsidRDefault="00E2473A" w:rsidP="00C00540">
      <w:pPr>
        <w:spacing w:line="276" w:lineRule="auto"/>
        <w:rPr>
          <w:sz w:val="18"/>
          <w:szCs w:val="18"/>
        </w:rPr>
      </w:pPr>
    </w:p>
    <w:p w14:paraId="1522D8C1" w14:textId="77777777" w:rsidR="00CD19E4" w:rsidRPr="00E2473A" w:rsidRDefault="00CD19E4" w:rsidP="00E2473A">
      <w:pPr>
        <w:pStyle w:val="Heading2"/>
      </w:pPr>
      <w:bookmarkStart w:id="27" w:name="_Toc192847159"/>
      <w:bookmarkStart w:id="28" w:name="_Toc195173437"/>
      <w:r w:rsidRPr="00E2473A">
        <w:t>Hydrology</w:t>
      </w:r>
      <w:bookmarkEnd w:id="27"/>
      <w:bookmarkEnd w:id="28"/>
    </w:p>
    <w:p w14:paraId="74E2290B" w14:textId="55B1A418" w:rsidR="00CD19E4" w:rsidRDefault="00796BD8" w:rsidP="00C00540">
      <w:pPr>
        <w:spacing w:line="276" w:lineRule="auto"/>
        <w:rPr>
          <w:rFonts w:cs="Segoe UI"/>
          <w:color w:val="1F2328"/>
        </w:rPr>
      </w:pPr>
      <w:r>
        <w:rPr>
          <w:rFonts w:cs="Segoe UI"/>
          <w:color w:val="1F2328"/>
        </w:rPr>
        <w:t xml:space="preserve">If they </w:t>
      </w:r>
      <w:del w:id="29" w:author="Michelle Lavictoire" w:date="2025-04-17T06:16:00Z">
        <w:r w:rsidDel="007F4434">
          <w:rPr>
            <w:rFonts w:cs="Segoe UI"/>
            <w:color w:val="1F2328"/>
          </w:rPr>
          <w:delText>indicuate</w:delText>
        </w:r>
      </w:del>
      <w:ins w:id="30" w:author="Michelle Lavictoire" w:date="2025-04-17T06:16:00Z">
        <w:r w:rsidR="007F4434">
          <w:rPr>
            <w:rFonts w:cs="Segoe UI"/>
            <w:color w:val="1F2328"/>
          </w:rPr>
          <w:t>indicate</w:t>
        </w:r>
      </w:ins>
      <w:r>
        <w:rPr>
          <w:rFonts w:cs="Segoe UI"/>
          <w:color w:val="1F2328"/>
        </w:rPr>
        <w:t xml:space="preserve"> ‘hydrograph’ on the Flow Scenarios tab, users must</w:t>
      </w:r>
      <w:r w:rsidR="00CD19E4" w:rsidRPr="004F1386">
        <w:rPr>
          <w:rFonts w:cs="Segoe UI"/>
          <w:color w:val="1F2328"/>
        </w:rPr>
        <w:t xml:space="preserve"> provide their own</w:t>
      </w:r>
      <w:r w:rsidR="00CD19E4">
        <w:rPr>
          <w:rFonts w:cs="Segoe UI"/>
          <w:color w:val="1F2328"/>
        </w:rPr>
        <w:t>.</w:t>
      </w:r>
      <w:r w:rsidR="00AB521E">
        <w:rPr>
          <w:rFonts w:cs="Segoe UI"/>
          <w:color w:val="1F2328"/>
        </w:rPr>
        <w:t xml:space="preserve">  The data </w:t>
      </w:r>
      <w:r w:rsidR="00EC56C7">
        <w:rPr>
          <w:rFonts w:cs="Segoe UI"/>
          <w:color w:val="1F2328"/>
        </w:rPr>
        <w:t>must</w:t>
      </w:r>
      <w:r w:rsidR="00AB521E">
        <w:rPr>
          <w:rFonts w:cs="Segoe UI"/>
          <w:color w:val="1F2328"/>
        </w:rPr>
        <w:t xml:space="preserve"> consist of two columns, a Date (YYYY-MM-DD) and</w:t>
      </w:r>
      <w:r w:rsidR="00EC56C7">
        <w:rPr>
          <w:rFonts w:cs="Segoe UI"/>
          <w:color w:val="1F2328"/>
        </w:rPr>
        <w:t xml:space="preserve"> a</w:t>
      </w:r>
      <w:r w:rsidR="00AB521E">
        <w:rPr>
          <w:rFonts w:cs="Segoe UI"/>
          <w:color w:val="1F2328"/>
        </w:rPr>
        <w:t xml:space="preserve"> Discharge (m</w:t>
      </w:r>
      <w:r w:rsidR="00AB521E">
        <w:rPr>
          <w:rFonts w:cs="Segoe UI"/>
          <w:color w:val="1F2328"/>
          <w:vertAlign w:val="superscript"/>
        </w:rPr>
        <w:t>3</w:t>
      </w:r>
      <w:r w:rsidR="00AB521E">
        <w:rPr>
          <w:rFonts w:cs="Segoe UI"/>
          <w:color w:val="1F2328"/>
        </w:rPr>
        <w:t>/s)</w:t>
      </w:r>
      <w:r w:rsidR="00EC56C7">
        <w:rPr>
          <w:rFonts w:cs="Segoe UI"/>
          <w:color w:val="1F2328"/>
        </w:rPr>
        <w:t xml:space="preserve"> column</w:t>
      </w:r>
      <w:r w:rsidR="00AB521E">
        <w:rPr>
          <w:rFonts w:cs="Segoe UI"/>
          <w:color w:val="1F2328"/>
        </w:rPr>
        <w:t xml:space="preserve">.  </w:t>
      </w:r>
      <w:r w:rsidR="00EC56C7">
        <w:rPr>
          <w:rFonts w:cs="Segoe UI"/>
          <w:color w:val="1F2328"/>
        </w:rPr>
        <w:t xml:space="preserve">Headers are not necessary.  Once formatted in Excel, the end user simply </w:t>
      </w:r>
      <w:r w:rsidR="00A77446">
        <w:rPr>
          <w:rFonts w:cs="Segoe UI"/>
          <w:color w:val="1F2328"/>
        </w:rPr>
        <w:t>copies and pastes the data from Excel into the two columns.</w:t>
      </w:r>
      <w:r w:rsidR="00AB521E">
        <w:rPr>
          <w:rFonts w:cs="Segoe UI"/>
          <w:color w:val="1F2328"/>
        </w:rPr>
        <w:t xml:space="preserve"> </w:t>
      </w:r>
      <w:r w:rsidR="00CD19E4">
        <w:rPr>
          <w:rFonts w:cs="Segoe UI"/>
          <w:color w:val="1F2328"/>
        </w:rPr>
        <w:t xml:space="preserve"> </w:t>
      </w:r>
      <w:r w:rsidR="00A77446">
        <w:rPr>
          <w:rFonts w:cs="Segoe UI"/>
          <w:color w:val="1F2328"/>
        </w:rPr>
        <w:t xml:space="preserve">The end user does not have to use </w:t>
      </w:r>
      <w:r w:rsidR="00C640F4">
        <w:rPr>
          <w:rFonts w:cs="Segoe UI"/>
          <w:color w:val="1F2328"/>
        </w:rPr>
        <w:t xml:space="preserve">an </w:t>
      </w:r>
      <w:r w:rsidR="00C640F4">
        <w:rPr>
          <w:rFonts w:cs="Segoe UI"/>
          <w:color w:val="1F2328"/>
        </w:rPr>
        <w:lastRenderedPageBreak/>
        <w:t>existing, historical hydrograph</w:t>
      </w:r>
      <w:r w:rsidR="00892DF5">
        <w:rPr>
          <w:rFonts w:cs="Segoe UI"/>
          <w:color w:val="1F2328"/>
        </w:rPr>
        <w:t>; th</w:t>
      </w:r>
      <w:r w:rsidR="00C640F4">
        <w:rPr>
          <w:rFonts w:cs="Segoe UI"/>
          <w:color w:val="1F2328"/>
        </w:rPr>
        <w:t>ey can use a simulated hydrograph to study different flow scenarios, including hydrologic changes the result of climate change.</w:t>
      </w:r>
    </w:p>
    <w:p w14:paraId="234D8F65" w14:textId="77777777" w:rsidR="00CD19E4" w:rsidRPr="004F1386" w:rsidRDefault="00CD19E4" w:rsidP="00C00540">
      <w:pPr>
        <w:spacing w:line="276" w:lineRule="auto"/>
        <w:rPr>
          <w:rFonts w:cs="Segoe UI"/>
          <w:color w:val="1F2328"/>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2" w:type="dxa"/>
          <w:right w:w="72" w:type="dxa"/>
        </w:tblCellMar>
        <w:tblLook w:val="04A0" w:firstRow="1" w:lastRow="0" w:firstColumn="1" w:lastColumn="0" w:noHBand="0" w:noVBand="1"/>
      </w:tblPr>
      <w:tblGrid>
        <w:gridCol w:w="1438"/>
        <w:gridCol w:w="1468"/>
        <w:gridCol w:w="6448"/>
      </w:tblGrid>
      <w:tr w:rsidR="00CD19E4" w:rsidRPr="00E2473A" w14:paraId="6405A4F1" w14:textId="77777777" w:rsidTr="00E2473A">
        <w:trPr>
          <w:trHeight w:val="432"/>
          <w:tblHeader/>
        </w:trPr>
        <w:tc>
          <w:tcPr>
            <w:tcW w:w="1438" w:type="dxa"/>
            <w:shd w:val="clear" w:color="auto" w:fill="9FC39F"/>
            <w:tcMar>
              <w:top w:w="0" w:type="dxa"/>
              <w:left w:w="72" w:type="dxa"/>
              <w:bottom w:w="0" w:type="dxa"/>
              <w:right w:w="72" w:type="dxa"/>
            </w:tcMar>
            <w:vAlign w:val="center"/>
            <w:hideMark/>
          </w:tcPr>
          <w:p w14:paraId="7182EE07" w14:textId="77777777" w:rsidR="00CD19E4" w:rsidRPr="00E2473A" w:rsidRDefault="00CD19E4" w:rsidP="001C24C3">
            <w:pPr>
              <w:jc w:val="center"/>
              <w:rPr>
                <w:rFonts w:cs="Times New Roman"/>
                <w:b/>
                <w:bCs/>
                <w:sz w:val="22"/>
                <w:szCs w:val="22"/>
              </w:rPr>
            </w:pPr>
            <w:r w:rsidRPr="00E2473A">
              <w:rPr>
                <w:rFonts w:cs="Times New Roman"/>
                <w:b/>
                <w:bCs/>
                <w:sz w:val="22"/>
                <w:szCs w:val="22"/>
              </w:rPr>
              <w:t>Field</w:t>
            </w:r>
          </w:p>
        </w:tc>
        <w:tc>
          <w:tcPr>
            <w:tcW w:w="1468" w:type="dxa"/>
            <w:shd w:val="clear" w:color="auto" w:fill="9FC39F"/>
            <w:tcMar>
              <w:top w:w="0" w:type="dxa"/>
              <w:left w:w="72" w:type="dxa"/>
              <w:bottom w:w="0" w:type="dxa"/>
              <w:right w:w="72" w:type="dxa"/>
            </w:tcMar>
            <w:vAlign w:val="center"/>
            <w:hideMark/>
          </w:tcPr>
          <w:p w14:paraId="46F288AA" w14:textId="77777777" w:rsidR="00CD19E4" w:rsidRPr="00E2473A" w:rsidRDefault="00CD19E4" w:rsidP="001C24C3">
            <w:pPr>
              <w:jc w:val="center"/>
              <w:rPr>
                <w:rFonts w:cs="Times New Roman"/>
                <w:b/>
                <w:bCs/>
                <w:sz w:val="22"/>
                <w:szCs w:val="22"/>
              </w:rPr>
            </w:pPr>
            <w:r w:rsidRPr="00E2473A">
              <w:rPr>
                <w:rFonts w:cs="Times New Roman"/>
                <w:b/>
                <w:bCs/>
                <w:sz w:val="22"/>
                <w:szCs w:val="22"/>
              </w:rPr>
              <w:t>Data Type</w:t>
            </w:r>
          </w:p>
        </w:tc>
        <w:tc>
          <w:tcPr>
            <w:tcW w:w="6448" w:type="dxa"/>
            <w:shd w:val="clear" w:color="auto" w:fill="9FC39F"/>
            <w:tcMar>
              <w:top w:w="0" w:type="dxa"/>
              <w:left w:w="72" w:type="dxa"/>
              <w:bottom w:w="0" w:type="dxa"/>
              <w:right w:w="72" w:type="dxa"/>
            </w:tcMar>
            <w:vAlign w:val="center"/>
            <w:hideMark/>
          </w:tcPr>
          <w:p w14:paraId="6171C0FD" w14:textId="77777777" w:rsidR="00CD19E4" w:rsidRPr="00E2473A" w:rsidRDefault="00CD19E4" w:rsidP="001C24C3">
            <w:pPr>
              <w:jc w:val="center"/>
              <w:rPr>
                <w:rFonts w:cs="Times New Roman"/>
                <w:b/>
                <w:bCs/>
                <w:sz w:val="22"/>
                <w:szCs w:val="22"/>
              </w:rPr>
            </w:pPr>
            <w:r w:rsidRPr="00E2473A">
              <w:rPr>
                <w:rFonts w:cs="Times New Roman"/>
                <w:b/>
                <w:bCs/>
                <w:sz w:val="22"/>
                <w:szCs w:val="22"/>
              </w:rPr>
              <w:t>Comment</w:t>
            </w:r>
          </w:p>
        </w:tc>
      </w:tr>
      <w:tr w:rsidR="00CD19E4" w:rsidRPr="00E2473A" w14:paraId="512BCEEA" w14:textId="77777777" w:rsidTr="00E2473A">
        <w:trPr>
          <w:trHeight w:val="706"/>
        </w:trPr>
        <w:tc>
          <w:tcPr>
            <w:tcW w:w="1438" w:type="dxa"/>
            <w:tcMar>
              <w:top w:w="0" w:type="dxa"/>
              <w:left w:w="72" w:type="dxa"/>
              <w:bottom w:w="0" w:type="dxa"/>
              <w:right w:w="72" w:type="dxa"/>
            </w:tcMar>
            <w:vAlign w:val="center"/>
            <w:hideMark/>
          </w:tcPr>
          <w:p w14:paraId="47959521" w14:textId="77777777" w:rsidR="00CD19E4" w:rsidRPr="00E2473A" w:rsidRDefault="00CD19E4" w:rsidP="001C24C3">
            <w:pPr>
              <w:rPr>
                <w:rFonts w:cs="Times New Roman"/>
                <w:sz w:val="22"/>
                <w:szCs w:val="22"/>
              </w:rPr>
            </w:pPr>
            <w:r w:rsidRPr="00E2473A">
              <w:rPr>
                <w:rFonts w:cs="Times New Roman"/>
                <w:sz w:val="22"/>
                <w:szCs w:val="22"/>
              </w:rPr>
              <w:t>Date</w:t>
            </w:r>
          </w:p>
        </w:tc>
        <w:tc>
          <w:tcPr>
            <w:tcW w:w="1468" w:type="dxa"/>
            <w:tcMar>
              <w:top w:w="0" w:type="dxa"/>
              <w:left w:w="72" w:type="dxa"/>
              <w:bottom w:w="0" w:type="dxa"/>
              <w:right w:w="72" w:type="dxa"/>
            </w:tcMar>
            <w:vAlign w:val="center"/>
            <w:hideMark/>
          </w:tcPr>
          <w:p w14:paraId="5086FC30" w14:textId="77777777" w:rsidR="00CD19E4" w:rsidRPr="00E2473A" w:rsidRDefault="00CD19E4" w:rsidP="001C24C3">
            <w:pPr>
              <w:rPr>
                <w:rFonts w:cs="Times New Roman"/>
                <w:sz w:val="22"/>
                <w:szCs w:val="22"/>
              </w:rPr>
            </w:pPr>
            <w:r w:rsidRPr="00E2473A">
              <w:rPr>
                <w:rFonts w:cs="Times New Roman"/>
                <w:sz w:val="22"/>
                <w:szCs w:val="22"/>
              </w:rPr>
              <w:t>DateTime</w:t>
            </w:r>
          </w:p>
        </w:tc>
        <w:tc>
          <w:tcPr>
            <w:tcW w:w="6448" w:type="dxa"/>
            <w:tcMar>
              <w:top w:w="0" w:type="dxa"/>
              <w:left w:w="72" w:type="dxa"/>
              <w:bottom w:w="0" w:type="dxa"/>
              <w:right w:w="72" w:type="dxa"/>
            </w:tcMar>
            <w:vAlign w:val="center"/>
            <w:hideMark/>
          </w:tcPr>
          <w:p w14:paraId="6585982C" w14:textId="77777777" w:rsidR="00CD19E4" w:rsidRPr="00E2473A" w:rsidRDefault="00CD19E4" w:rsidP="001C24C3">
            <w:pPr>
              <w:rPr>
                <w:rFonts w:cs="Times New Roman"/>
                <w:sz w:val="22"/>
                <w:szCs w:val="22"/>
              </w:rPr>
            </w:pPr>
            <w:r w:rsidRPr="00E2473A">
              <w:rPr>
                <w:rFonts w:cs="Times New Roman"/>
                <w:sz w:val="22"/>
                <w:szCs w:val="22"/>
              </w:rPr>
              <w:t>(required) Excel formatted data, on import into stryke all date formats converted to YYYY-MM-DD format</w:t>
            </w:r>
          </w:p>
        </w:tc>
      </w:tr>
      <w:tr w:rsidR="00CD19E4" w:rsidRPr="00E2473A" w14:paraId="332E489D" w14:textId="77777777" w:rsidTr="00E2473A">
        <w:trPr>
          <w:trHeight w:val="432"/>
        </w:trPr>
        <w:tc>
          <w:tcPr>
            <w:tcW w:w="1438" w:type="dxa"/>
            <w:tcMar>
              <w:top w:w="0" w:type="dxa"/>
              <w:left w:w="72" w:type="dxa"/>
              <w:bottom w:w="0" w:type="dxa"/>
              <w:right w:w="72" w:type="dxa"/>
            </w:tcMar>
            <w:vAlign w:val="center"/>
            <w:hideMark/>
          </w:tcPr>
          <w:p w14:paraId="18ADB550" w14:textId="77777777" w:rsidR="00CD19E4" w:rsidRPr="00E2473A" w:rsidRDefault="00CD19E4" w:rsidP="001C24C3">
            <w:pPr>
              <w:rPr>
                <w:rFonts w:cs="Times New Roman"/>
                <w:sz w:val="22"/>
                <w:szCs w:val="22"/>
              </w:rPr>
            </w:pPr>
            <w:r w:rsidRPr="00E2473A">
              <w:rPr>
                <w:rFonts w:cs="Times New Roman"/>
                <w:sz w:val="22"/>
                <w:szCs w:val="22"/>
              </w:rPr>
              <w:t>Discharge</w:t>
            </w:r>
          </w:p>
        </w:tc>
        <w:tc>
          <w:tcPr>
            <w:tcW w:w="1468" w:type="dxa"/>
            <w:tcMar>
              <w:top w:w="0" w:type="dxa"/>
              <w:left w:w="72" w:type="dxa"/>
              <w:bottom w:w="0" w:type="dxa"/>
              <w:right w:w="72" w:type="dxa"/>
            </w:tcMar>
            <w:vAlign w:val="center"/>
            <w:hideMark/>
          </w:tcPr>
          <w:p w14:paraId="5B116A6B" w14:textId="77777777" w:rsidR="00CD19E4" w:rsidRPr="00E2473A" w:rsidRDefault="00CD19E4" w:rsidP="001C24C3">
            <w:pPr>
              <w:rPr>
                <w:rFonts w:cs="Times New Roman"/>
                <w:sz w:val="22"/>
                <w:szCs w:val="22"/>
              </w:rPr>
            </w:pPr>
            <w:r w:rsidRPr="00E2473A">
              <w:rPr>
                <w:rFonts w:cs="Times New Roman"/>
                <w:sz w:val="22"/>
                <w:szCs w:val="22"/>
              </w:rPr>
              <w:t>Float</w:t>
            </w:r>
          </w:p>
        </w:tc>
        <w:tc>
          <w:tcPr>
            <w:tcW w:w="6448" w:type="dxa"/>
            <w:tcMar>
              <w:top w:w="0" w:type="dxa"/>
              <w:left w:w="72" w:type="dxa"/>
              <w:bottom w:w="0" w:type="dxa"/>
              <w:right w:w="72" w:type="dxa"/>
            </w:tcMar>
            <w:vAlign w:val="center"/>
            <w:hideMark/>
          </w:tcPr>
          <w:p w14:paraId="462C7917" w14:textId="77777777" w:rsidR="00CD19E4" w:rsidRPr="00E2473A" w:rsidRDefault="00CD19E4" w:rsidP="001C24C3">
            <w:pPr>
              <w:rPr>
                <w:rFonts w:cs="Times New Roman"/>
                <w:sz w:val="22"/>
                <w:szCs w:val="22"/>
              </w:rPr>
            </w:pPr>
            <w:r w:rsidRPr="00E2473A">
              <w:rPr>
                <w:rFonts w:cs="Times New Roman"/>
                <w:sz w:val="22"/>
                <w:szCs w:val="22"/>
              </w:rPr>
              <w:t>(required) daily average discharge in m</w:t>
            </w:r>
            <w:r w:rsidRPr="00E2473A">
              <w:rPr>
                <w:rFonts w:cs="Times New Roman"/>
                <w:sz w:val="22"/>
                <w:szCs w:val="22"/>
                <w:vertAlign w:val="superscript"/>
              </w:rPr>
              <w:t>3</w:t>
            </w:r>
            <w:r w:rsidRPr="00E2473A">
              <w:rPr>
                <w:rFonts w:cs="Times New Roman"/>
                <w:sz w:val="22"/>
                <w:szCs w:val="22"/>
              </w:rPr>
              <w:t xml:space="preserve">/s </w:t>
            </w:r>
          </w:p>
        </w:tc>
      </w:tr>
    </w:tbl>
    <w:p w14:paraId="11A48009" w14:textId="77777777" w:rsidR="00CD19E4" w:rsidRDefault="00CD19E4" w:rsidP="00C00540">
      <w:pPr>
        <w:spacing w:line="276" w:lineRule="auto"/>
        <w:rPr>
          <w:rFonts w:cs="Segoe UI"/>
          <w:color w:val="1F2328"/>
        </w:rPr>
      </w:pPr>
    </w:p>
    <w:p w14:paraId="6ED09A4E" w14:textId="77777777" w:rsidR="00CD19E4" w:rsidRDefault="00CD19E4" w:rsidP="00C00540">
      <w:pPr>
        <w:spacing w:line="276" w:lineRule="auto"/>
        <w:rPr>
          <w:rFonts w:cs="Segoe UI"/>
          <w:color w:val="1F2328"/>
        </w:rPr>
      </w:pPr>
      <w:r>
        <w:rPr>
          <w:rFonts w:cs="Segoe UI"/>
          <w:color w:val="1F2328"/>
        </w:rPr>
        <w:t>Below is a screenshot of the hydrology tab from within the input spreadsheet.</w:t>
      </w:r>
    </w:p>
    <w:p w14:paraId="04C5F021" w14:textId="77777777" w:rsidR="00CD19E4" w:rsidRDefault="00CD19E4" w:rsidP="00CD19E4">
      <w:pPr>
        <w:shd w:val="clear" w:color="auto" w:fill="FFFFFF"/>
        <w:spacing w:after="100" w:afterAutospacing="1"/>
        <w:rPr>
          <w:rFonts w:cs="Segoe UI"/>
          <w:color w:val="1F2328"/>
        </w:rPr>
      </w:pPr>
      <w:r>
        <w:rPr>
          <w:noProof/>
        </w:rPr>
        <w:drawing>
          <wp:inline distT="0" distB="0" distL="0" distR="0" wp14:anchorId="0B7D0330" wp14:editId="55F002A8">
            <wp:extent cx="5943600" cy="1435100"/>
            <wp:effectExtent l="0" t="0" r="0" b="0"/>
            <wp:docPr id="375714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14658" name="Picture 1" descr="A screenshot of a computer&#10;&#10;AI-generated content may be incorrect."/>
                    <pic:cNvPicPr/>
                  </pic:nvPicPr>
                  <pic:blipFill rotWithShape="1">
                    <a:blip r:embed="rId22"/>
                    <a:srcRect b="45804"/>
                    <a:stretch/>
                  </pic:blipFill>
                  <pic:spPr bwMode="auto">
                    <a:xfrm>
                      <a:off x="0" y="0"/>
                      <a:ext cx="5943600" cy="1435100"/>
                    </a:xfrm>
                    <a:prstGeom prst="rect">
                      <a:avLst/>
                    </a:prstGeom>
                    <a:ln>
                      <a:noFill/>
                    </a:ln>
                    <a:extLst>
                      <a:ext uri="{53640926-AAD7-44D8-BBD7-CCE9431645EC}">
                        <a14:shadowObscured xmlns:a14="http://schemas.microsoft.com/office/drawing/2010/main"/>
                      </a:ext>
                    </a:extLst>
                  </pic:spPr>
                </pic:pic>
              </a:graphicData>
            </a:graphic>
          </wp:inline>
        </w:drawing>
      </w:r>
    </w:p>
    <w:p w14:paraId="3899C7E7" w14:textId="77777777" w:rsidR="00CD19E4" w:rsidRPr="004F1386" w:rsidRDefault="00CD19E4" w:rsidP="00C00540">
      <w:pPr>
        <w:spacing w:line="276" w:lineRule="auto"/>
        <w:rPr>
          <w:rFonts w:cs="Segoe UI"/>
          <w:color w:val="1F2328"/>
        </w:rPr>
      </w:pPr>
    </w:p>
    <w:p w14:paraId="7E96BF4F" w14:textId="77777777" w:rsidR="00CD19E4" w:rsidRPr="004F1386" w:rsidRDefault="00CD19E4" w:rsidP="00CD19E4">
      <w:pPr>
        <w:pStyle w:val="Heading2"/>
      </w:pPr>
      <w:bookmarkStart w:id="31" w:name="_Toc192847160"/>
      <w:bookmarkStart w:id="32" w:name="_Toc195173438"/>
      <w:r w:rsidRPr="004F1386">
        <w:t>Facilities</w:t>
      </w:r>
      <w:bookmarkEnd w:id="31"/>
      <w:bookmarkEnd w:id="32"/>
    </w:p>
    <w:p w14:paraId="78362418" w14:textId="77777777" w:rsidR="00CD19E4" w:rsidRDefault="00CD19E4" w:rsidP="00C00540">
      <w:pPr>
        <w:spacing w:line="276" w:lineRule="auto"/>
        <w:rPr>
          <w:rFonts w:cs="Segoe UI"/>
          <w:color w:val="1F2328"/>
        </w:rPr>
      </w:pPr>
      <w:r w:rsidRPr="004F1386">
        <w:rPr>
          <w:rFonts w:cs="Segoe UI"/>
          <w:color w:val="1F2328"/>
        </w:rPr>
        <w:t>Stryke is capable of simulating survival and movement through a complex migratory network that can include multiple dependent facilities. The Facilities tab contains information describing operations and seasonal minimum flow releases for each simulated powerhouse.</w:t>
      </w:r>
    </w:p>
    <w:p w14:paraId="5013AA39" w14:textId="77777777" w:rsidR="00CD19E4" w:rsidRPr="004F1386" w:rsidRDefault="00CD19E4" w:rsidP="00C00540">
      <w:pPr>
        <w:spacing w:line="276" w:lineRule="auto"/>
        <w:rPr>
          <w:rFonts w:cs="Segoe UI"/>
          <w:color w:val="1F2328"/>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2" w:type="dxa"/>
          <w:right w:w="72" w:type="dxa"/>
        </w:tblCellMar>
        <w:tblLook w:val="04A0" w:firstRow="1" w:lastRow="0" w:firstColumn="1" w:lastColumn="0" w:noHBand="0" w:noVBand="1"/>
      </w:tblPr>
      <w:tblGrid>
        <w:gridCol w:w="1617"/>
        <w:gridCol w:w="1330"/>
        <w:gridCol w:w="6407"/>
      </w:tblGrid>
      <w:tr w:rsidR="00CD19E4" w:rsidRPr="005B2232" w14:paraId="3325764A" w14:textId="77777777" w:rsidTr="005B2232">
        <w:trPr>
          <w:trHeight w:val="461"/>
          <w:tblHeader/>
        </w:trPr>
        <w:tc>
          <w:tcPr>
            <w:tcW w:w="1617" w:type="dxa"/>
            <w:shd w:val="clear" w:color="auto" w:fill="9FC39F"/>
            <w:tcMar>
              <w:top w:w="0" w:type="dxa"/>
              <w:left w:w="72" w:type="dxa"/>
              <w:bottom w:w="0" w:type="dxa"/>
              <w:right w:w="72" w:type="dxa"/>
            </w:tcMar>
            <w:vAlign w:val="center"/>
            <w:hideMark/>
          </w:tcPr>
          <w:p w14:paraId="1D763024" w14:textId="77777777" w:rsidR="00CD19E4" w:rsidRPr="005B2232" w:rsidRDefault="00CD19E4" w:rsidP="001C24C3">
            <w:pPr>
              <w:jc w:val="center"/>
              <w:rPr>
                <w:rFonts w:cs="Times New Roman"/>
                <w:b/>
                <w:bCs/>
                <w:sz w:val="22"/>
                <w:szCs w:val="22"/>
              </w:rPr>
            </w:pPr>
            <w:r w:rsidRPr="005B2232">
              <w:rPr>
                <w:rFonts w:cs="Times New Roman"/>
                <w:b/>
                <w:bCs/>
                <w:sz w:val="22"/>
                <w:szCs w:val="22"/>
              </w:rPr>
              <w:t>Field</w:t>
            </w:r>
          </w:p>
        </w:tc>
        <w:tc>
          <w:tcPr>
            <w:tcW w:w="1330" w:type="dxa"/>
            <w:shd w:val="clear" w:color="auto" w:fill="9FC39F"/>
            <w:tcMar>
              <w:top w:w="0" w:type="dxa"/>
              <w:left w:w="72" w:type="dxa"/>
              <w:bottom w:w="0" w:type="dxa"/>
              <w:right w:w="72" w:type="dxa"/>
            </w:tcMar>
            <w:vAlign w:val="center"/>
            <w:hideMark/>
          </w:tcPr>
          <w:p w14:paraId="5A2189FA" w14:textId="77777777" w:rsidR="00CD19E4" w:rsidRPr="005B2232" w:rsidRDefault="00CD19E4" w:rsidP="001C24C3">
            <w:pPr>
              <w:jc w:val="center"/>
              <w:rPr>
                <w:rFonts w:cs="Times New Roman"/>
                <w:b/>
                <w:bCs/>
                <w:sz w:val="22"/>
                <w:szCs w:val="22"/>
              </w:rPr>
            </w:pPr>
            <w:r w:rsidRPr="005B2232">
              <w:rPr>
                <w:rFonts w:cs="Times New Roman"/>
                <w:b/>
                <w:bCs/>
                <w:sz w:val="22"/>
                <w:szCs w:val="22"/>
              </w:rPr>
              <w:t>Data Type</w:t>
            </w:r>
          </w:p>
        </w:tc>
        <w:tc>
          <w:tcPr>
            <w:tcW w:w="6407" w:type="dxa"/>
            <w:shd w:val="clear" w:color="auto" w:fill="9FC39F"/>
            <w:tcMar>
              <w:top w:w="0" w:type="dxa"/>
              <w:left w:w="72" w:type="dxa"/>
              <w:bottom w:w="0" w:type="dxa"/>
              <w:right w:w="72" w:type="dxa"/>
            </w:tcMar>
            <w:vAlign w:val="center"/>
            <w:hideMark/>
          </w:tcPr>
          <w:p w14:paraId="53B71ECD" w14:textId="77777777" w:rsidR="00CD19E4" w:rsidRPr="005B2232" w:rsidRDefault="00CD19E4" w:rsidP="001C24C3">
            <w:pPr>
              <w:jc w:val="center"/>
              <w:rPr>
                <w:rFonts w:cs="Times New Roman"/>
                <w:b/>
                <w:bCs/>
                <w:sz w:val="22"/>
                <w:szCs w:val="22"/>
              </w:rPr>
            </w:pPr>
            <w:r w:rsidRPr="005B2232">
              <w:rPr>
                <w:rFonts w:cs="Times New Roman"/>
                <w:b/>
                <w:bCs/>
                <w:sz w:val="22"/>
                <w:szCs w:val="22"/>
              </w:rPr>
              <w:t>Comment</w:t>
            </w:r>
          </w:p>
        </w:tc>
      </w:tr>
      <w:tr w:rsidR="00CD19E4" w:rsidRPr="005B2232" w14:paraId="745D010B" w14:textId="77777777" w:rsidTr="005B2232">
        <w:trPr>
          <w:trHeight w:val="461"/>
        </w:trPr>
        <w:tc>
          <w:tcPr>
            <w:tcW w:w="1617" w:type="dxa"/>
            <w:tcMar>
              <w:top w:w="0" w:type="dxa"/>
              <w:left w:w="72" w:type="dxa"/>
              <w:bottom w:w="0" w:type="dxa"/>
              <w:right w:w="72" w:type="dxa"/>
            </w:tcMar>
            <w:vAlign w:val="center"/>
            <w:hideMark/>
          </w:tcPr>
          <w:p w14:paraId="3F37CA3A" w14:textId="77777777" w:rsidR="00CD19E4" w:rsidRPr="005B2232" w:rsidRDefault="00CD19E4" w:rsidP="005B2232">
            <w:pPr>
              <w:jc w:val="left"/>
              <w:rPr>
                <w:rFonts w:cs="Times New Roman"/>
                <w:sz w:val="22"/>
                <w:szCs w:val="22"/>
              </w:rPr>
            </w:pPr>
            <w:r w:rsidRPr="005B2232">
              <w:rPr>
                <w:rFonts w:cs="Times New Roman"/>
                <w:sz w:val="22"/>
                <w:szCs w:val="22"/>
              </w:rPr>
              <w:t>Facility</w:t>
            </w:r>
          </w:p>
        </w:tc>
        <w:tc>
          <w:tcPr>
            <w:tcW w:w="1330" w:type="dxa"/>
            <w:tcMar>
              <w:top w:w="0" w:type="dxa"/>
              <w:left w:w="72" w:type="dxa"/>
              <w:bottom w:w="0" w:type="dxa"/>
              <w:right w:w="72" w:type="dxa"/>
            </w:tcMar>
            <w:vAlign w:val="center"/>
            <w:hideMark/>
          </w:tcPr>
          <w:p w14:paraId="5A55E8A3" w14:textId="77777777" w:rsidR="00CD19E4" w:rsidRPr="005B2232" w:rsidRDefault="00CD19E4" w:rsidP="005B2232">
            <w:pPr>
              <w:jc w:val="left"/>
              <w:rPr>
                <w:rFonts w:cs="Times New Roman"/>
                <w:sz w:val="22"/>
                <w:szCs w:val="22"/>
              </w:rPr>
            </w:pPr>
            <w:r w:rsidRPr="005B2232">
              <w:rPr>
                <w:rFonts w:cs="Times New Roman"/>
                <w:sz w:val="22"/>
                <w:szCs w:val="22"/>
              </w:rPr>
              <w:t>String</w:t>
            </w:r>
          </w:p>
        </w:tc>
        <w:tc>
          <w:tcPr>
            <w:tcW w:w="6407" w:type="dxa"/>
            <w:tcMar>
              <w:top w:w="0" w:type="dxa"/>
              <w:left w:w="72" w:type="dxa"/>
              <w:bottom w:w="0" w:type="dxa"/>
              <w:right w:w="72" w:type="dxa"/>
            </w:tcMar>
            <w:vAlign w:val="center"/>
            <w:hideMark/>
          </w:tcPr>
          <w:p w14:paraId="2CCA9FB0" w14:textId="77777777" w:rsidR="00CD19E4" w:rsidRPr="005B2232" w:rsidRDefault="00CD19E4" w:rsidP="005B2232">
            <w:pPr>
              <w:jc w:val="left"/>
              <w:rPr>
                <w:rFonts w:cs="Times New Roman"/>
                <w:sz w:val="22"/>
                <w:szCs w:val="22"/>
              </w:rPr>
            </w:pPr>
            <w:r w:rsidRPr="005B2232">
              <w:rPr>
                <w:rFonts w:cs="Times New Roman"/>
                <w:sz w:val="22"/>
                <w:szCs w:val="22"/>
              </w:rPr>
              <w:t>(required) Facility/Powerhouse name. </w:t>
            </w:r>
            <w:r w:rsidRPr="005B2232">
              <w:rPr>
                <w:rFonts w:cs="Times New Roman"/>
                <w:b/>
                <w:bCs/>
                <w:sz w:val="22"/>
                <w:szCs w:val="22"/>
              </w:rPr>
              <w:t>must be unique</w:t>
            </w:r>
          </w:p>
        </w:tc>
      </w:tr>
      <w:tr w:rsidR="00CD19E4" w:rsidRPr="005B2232" w14:paraId="16691C17" w14:textId="77777777" w:rsidTr="005B2232">
        <w:trPr>
          <w:trHeight w:val="461"/>
        </w:trPr>
        <w:tc>
          <w:tcPr>
            <w:tcW w:w="1617" w:type="dxa"/>
            <w:tcMar>
              <w:top w:w="0" w:type="dxa"/>
              <w:left w:w="72" w:type="dxa"/>
              <w:bottom w:w="0" w:type="dxa"/>
              <w:right w:w="72" w:type="dxa"/>
            </w:tcMar>
            <w:vAlign w:val="center"/>
            <w:hideMark/>
          </w:tcPr>
          <w:p w14:paraId="2EFE0898" w14:textId="77777777" w:rsidR="00CD19E4" w:rsidRPr="005B2232" w:rsidRDefault="00CD19E4" w:rsidP="005B2232">
            <w:pPr>
              <w:jc w:val="left"/>
              <w:rPr>
                <w:rFonts w:cs="Times New Roman"/>
                <w:sz w:val="22"/>
                <w:szCs w:val="22"/>
              </w:rPr>
            </w:pPr>
            <w:r w:rsidRPr="005B2232">
              <w:rPr>
                <w:rFonts w:cs="Times New Roman"/>
                <w:sz w:val="22"/>
                <w:szCs w:val="22"/>
              </w:rPr>
              <w:t>Season</w:t>
            </w:r>
          </w:p>
        </w:tc>
        <w:tc>
          <w:tcPr>
            <w:tcW w:w="1330" w:type="dxa"/>
            <w:tcMar>
              <w:top w:w="0" w:type="dxa"/>
              <w:left w:w="72" w:type="dxa"/>
              <w:bottom w:w="0" w:type="dxa"/>
              <w:right w:w="72" w:type="dxa"/>
            </w:tcMar>
            <w:vAlign w:val="center"/>
            <w:hideMark/>
          </w:tcPr>
          <w:p w14:paraId="629C83F6" w14:textId="77777777" w:rsidR="00CD19E4" w:rsidRPr="005B2232" w:rsidRDefault="00CD19E4" w:rsidP="005B2232">
            <w:pPr>
              <w:jc w:val="left"/>
              <w:rPr>
                <w:rFonts w:cs="Times New Roman"/>
                <w:sz w:val="22"/>
                <w:szCs w:val="22"/>
              </w:rPr>
            </w:pPr>
            <w:r w:rsidRPr="005B2232">
              <w:rPr>
                <w:rFonts w:cs="Times New Roman"/>
                <w:sz w:val="22"/>
                <w:szCs w:val="22"/>
              </w:rPr>
              <w:t>String</w:t>
            </w:r>
          </w:p>
        </w:tc>
        <w:tc>
          <w:tcPr>
            <w:tcW w:w="6407" w:type="dxa"/>
            <w:tcMar>
              <w:top w:w="0" w:type="dxa"/>
              <w:left w:w="72" w:type="dxa"/>
              <w:bottom w:w="0" w:type="dxa"/>
              <w:right w:w="72" w:type="dxa"/>
            </w:tcMar>
            <w:vAlign w:val="center"/>
            <w:hideMark/>
          </w:tcPr>
          <w:p w14:paraId="297F5EEB" w14:textId="77777777" w:rsidR="00CD19E4" w:rsidRPr="005B2232" w:rsidRDefault="00CD19E4" w:rsidP="005B2232">
            <w:pPr>
              <w:jc w:val="left"/>
              <w:rPr>
                <w:rFonts w:cs="Times New Roman"/>
                <w:sz w:val="22"/>
                <w:szCs w:val="22"/>
              </w:rPr>
            </w:pPr>
            <w:r w:rsidRPr="005B2232">
              <w:rPr>
                <w:rFonts w:cs="Times New Roman"/>
                <w:sz w:val="22"/>
                <w:szCs w:val="22"/>
              </w:rPr>
              <w:t>(required) hydrologic season, must be listed on Flow Scenarios tab</w:t>
            </w:r>
          </w:p>
        </w:tc>
      </w:tr>
      <w:tr w:rsidR="00CD19E4" w:rsidRPr="005B2232" w14:paraId="73C0905B" w14:textId="77777777" w:rsidTr="005B2232">
        <w:trPr>
          <w:trHeight w:val="679"/>
        </w:trPr>
        <w:tc>
          <w:tcPr>
            <w:tcW w:w="1617" w:type="dxa"/>
            <w:tcMar>
              <w:top w:w="0" w:type="dxa"/>
              <w:left w:w="72" w:type="dxa"/>
              <w:bottom w:w="0" w:type="dxa"/>
              <w:right w:w="72" w:type="dxa"/>
            </w:tcMar>
            <w:vAlign w:val="center"/>
            <w:hideMark/>
          </w:tcPr>
          <w:p w14:paraId="5967531B" w14:textId="77777777" w:rsidR="00CD19E4" w:rsidRPr="005B2232" w:rsidRDefault="00CD19E4" w:rsidP="005B2232">
            <w:pPr>
              <w:jc w:val="left"/>
              <w:rPr>
                <w:rFonts w:cs="Times New Roman"/>
                <w:sz w:val="22"/>
                <w:szCs w:val="22"/>
              </w:rPr>
            </w:pPr>
            <w:r w:rsidRPr="005B2232">
              <w:rPr>
                <w:rFonts w:cs="Times New Roman"/>
                <w:sz w:val="22"/>
                <w:szCs w:val="22"/>
              </w:rPr>
              <w:t>Operations</w:t>
            </w:r>
          </w:p>
        </w:tc>
        <w:tc>
          <w:tcPr>
            <w:tcW w:w="1330" w:type="dxa"/>
            <w:tcMar>
              <w:top w:w="0" w:type="dxa"/>
              <w:left w:w="72" w:type="dxa"/>
              <w:bottom w:w="0" w:type="dxa"/>
              <w:right w:w="72" w:type="dxa"/>
            </w:tcMar>
            <w:vAlign w:val="center"/>
            <w:hideMark/>
          </w:tcPr>
          <w:p w14:paraId="6BEC07DA" w14:textId="77777777" w:rsidR="00CD19E4" w:rsidRPr="005B2232" w:rsidRDefault="00CD19E4" w:rsidP="005B2232">
            <w:pPr>
              <w:jc w:val="left"/>
              <w:rPr>
                <w:rFonts w:cs="Times New Roman"/>
                <w:sz w:val="22"/>
                <w:szCs w:val="22"/>
              </w:rPr>
            </w:pPr>
            <w:r w:rsidRPr="005B2232">
              <w:rPr>
                <w:rFonts w:cs="Times New Roman"/>
                <w:sz w:val="22"/>
                <w:szCs w:val="22"/>
              </w:rPr>
              <w:t>String</w:t>
            </w:r>
          </w:p>
        </w:tc>
        <w:tc>
          <w:tcPr>
            <w:tcW w:w="6407" w:type="dxa"/>
            <w:tcMar>
              <w:top w:w="0" w:type="dxa"/>
              <w:left w:w="72" w:type="dxa"/>
              <w:bottom w:w="0" w:type="dxa"/>
              <w:right w:w="72" w:type="dxa"/>
            </w:tcMar>
            <w:vAlign w:val="center"/>
            <w:hideMark/>
          </w:tcPr>
          <w:p w14:paraId="58F61641" w14:textId="77777777" w:rsidR="00CD19E4" w:rsidRPr="005B2232" w:rsidRDefault="00CD19E4" w:rsidP="005B2232">
            <w:pPr>
              <w:jc w:val="left"/>
              <w:rPr>
                <w:rFonts w:cs="Times New Roman"/>
                <w:sz w:val="22"/>
                <w:szCs w:val="22"/>
              </w:rPr>
            </w:pPr>
            <w:r w:rsidRPr="005B2232">
              <w:rPr>
                <w:rFonts w:cs="Times New Roman"/>
                <w:sz w:val="22"/>
                <w:szCs w:val="22"/>
              </w:rPr>
              <w:t>(required) pull down, choose between 'run-of-river', 'pumped storage', or 'peaking'</w:t>
            </w:r>
          </w:p>
        </w:tc>
      </w:tr>
      <w:tr w:rsidR="00CD19E4" w:rsidRPr="005B2232" w14:paraId="7F039D16" w14:textId="77777777" w:rsidTr="005B2232">
        <w:trPr>
          <w:trHeight w:val="461"/>
        </w:trPr>
        <w:tc>
          <w:tcPr>
            <w:tcW w:w="1617" w:type="dxa"/>
            <w:tcMar>
              <w:top w:w="0" w:type="dxa"/>
              <w:left w:w="72" w:type="dxa"/>
              <w:bottom w:w="0" w:type="dxa"/>
              <w:right w:w="72" w:type="dxa"/>
            </w:tcMar>
            <w:vAlign w:val="center"/>
            <w:hideMark/>
          </w:tcPr>
          <w:p w14:paraId="3D6EDD9B" w14:textId="77777777" w:rsidR="00CD19E4" w:rsidRPr="005B2232" w:rsidRDefault="00CD19E4" w:rsidP="005B2232">
            <w:pPr>
              <w:jc w:val="left"/>
              <w:rPr>
                <w:rFonts w:cs="Times New Roman"/>
                <w:sz w:val="22"/>
                <w:szCs w:val="22"/>
              </w:rPr>
            </w:pPr>
            <w:r w:rsidRPr="005B2232">
              <w:rPr>
                <w:rFonts w:cs="Times New Roman"/>
                <w:sz w:val="22"/>
                <w:szCs w:val="22"/>
              </w:rPr>
              <w:t>Min_Op_Flow</w:t>
            </w:r>
          </w:p>
        </w:tc>
        <w:tc>
          <w:tcPr>
            <w:tcW w:w="1330" w:type="dxa"/>
            <w:tcMar>
              <w:top w:w="0" w:type="dxa"/>
              <w:left w:w="72" w:type="dxa"/>
              <w:bottom w:w="0" w:type="dxa"/>
              <w:right w:w="72" w:type="dxa"/>
            </w:tcMar>
            <w:vAlign w:val="center"/>
            <w:hideMark/>
          </w:tcPr>
          <w:p w14:paraId="61386889" w14:textId="77777777" w:rsidR="00CD19E4" w:rsidRPr="005B2232" w:rsidRDefault="00CD19E4" w:rsidP="005B2232">
            <w:pPr>
              <w:jc w:val="left"/>
              <w:rPr>
                <w:rFonts w:cs="Times New Roman"/>
                <w:sz w:val="22"/>
                <w:szCs w:val="22"/>
              </w:rPr>
            </w:pPr>
            <w:r w:rsidRPr="005B2232">
              <w:rPr>
                <w:rFonts w:cs="Times New Roman"/>
                <w:sz w:val="22"/>
                <w:szCs w:val="22"/>
              </w:rPr>
              <w:t>Float</w:t>
            </w:r>
          </w:p>
        </w:tc>
        <w:tc>
          <w:tcPr>
            <w:tcW w:w="6407" w:type="dxa"/>
            <w:tcMar>
              <w:top w:w="0" w:type="dxa"/>
              <w:left w:w="72" w:type="dxa"/>
              <w:bottom w:w="0" w:type="dxa"/>
              <w:right w:w="72" w:type="dxa"/>
            </w:tcMar>
            <w:vAlign w:val="center"/>
            <w:hideMark/>
          </w:tcPr>
          <w:p w14:paraId="4C0F38D2" w14:textId="77777777" w:rsidR="00CD19E4" w:rsidRPr="005B2232" w:rsidRDefault="00CD19E4" w:rsidP="005B2232">
            <w:pPr>
              <w:jc w:val="left"/>
              <w:rPr>
                <w:rFonts w:cs="Times New Roman"/>
                <w:sz w:val="22"/>
                <w:szCs w:val="22"/>
              </w:rPr>
            </w:pPr>
            <w:r w:rsidRPr="005B2232">
              <w:rPr>
                <w:rFonts w:cs="Times New Roman"/>
                <w:sz w:val="22"/>
                <w:szCs w:val="22"/>
              </w:rPr>
              <w:t>(required) minimum operating discharge, if unknown enter 0</w:t>
            </w:r>
          </w:p>
        </w:tc>
      </w:tr>
      <w:tr w:rsidR="00CD19E4" w:rsidRPr="005B2232" w14:paraId="3713186F" w14:textId="77777777" w:rsidTr="005B2232">
        <w:trPr>
          <w:trHeight w:val="461"/>
        </w:trPr>
        <w:tc>
          <w:tcPr>
            <w:tcW w:w="1617" w:type="dxa"/>
            <w:tcMar>
              <w:top w:w="0" w:type="dxa"/>
              <w:left w:w="72" w:type="dxa"/>
              <w:bottom w:w="0" w:type="dxa"/>
              <w:right w:w="72" w:type="dxa"/>
            </w:tcMar>
            <w:vAlign w:val="center"/>
            <w:hideMark/>
          </w:tcPr>
          <w:p w14:paraId="48AE5C2A" w14:textId="77777777" w:rsidR="00CD19E4" w:rsidRPr="005B2232" w:rsidRDefault="00CD19E4" w:rsidP="005B2232">
            <w:pPr>
              <w:jc w:val="left"/>
              <w:rPr>
                <w:rFonts w:cs="Times New Roman"/>
                <w:sz w:val="22"/>
                <w:szCs w:val="22"/>
              </w:rPr>
            </w:pPr>
            <w:r w:rsidRPr="005B2232">
              <w:rPr>
                <w:rFonts w:cs="Times New Roman"/>
                <w:sz w:val="22"/>
                <w:szCs w:val="22"/>
              </w:rPr>
              <w:t>Env_Flow</w:t>
            </w:r>
          </w:p>
        </w:tc>
        <w:tc>
          <w:tcPr>
            <w:tcW w:w="1330" w:type="dxa"/>
            <w:tcMar>
              <w:top w:w="0" w:type="dxa"/>
              <w:left w:w="72" w:type="dxa"/>
              <w:bottom w:w="0" w:type="dxa"/>
              <w:right w:w="72" w:type="dxa"/>
            </w:tcMar>
            <w:vAlign w:val="center"/>
            <w:hideMark/>
          </w:tcPr>
          <w:p w14:paraId="641284CF" w14:textId="77777777" w:rsidR="00CD19E4" w:rsidRPr="005B2232" w:rsidRDefault="00CD19E4" w:rsidP="005B2232">
            <w:pPr>
              <w:jc w:val="left"/>
              <w:rPr>
                <w:rFonts w:cs="Times New Roman"/>
                <w:sz w:val="22"/>
                <w:szCs w:val="22"/>
              </w:rPr>
            </w:pPr>
            <w:r w:rsidRPr="005B2232">
              <w:rPr>
                <w:rFonts w:cs="Times New Roman"/>
                <w:sz w:val="22"/>
                <w:szCs w:val="22"/>
              </w:rPr>
              <w:t>Float</w:t>
            </w:r>
          </w:p>
        </w:tc>
        <w:tc>
          <w:tcPr>
            <w:tcW w:w="6407" w:type="dxa"/>
            <w:tcMar>
              <w:top w:w="0" w:type="dxa"/>
              <w:left w:w="72" w:type="dxa"/>
              <w:bottom w:w="0" w:type="dxa"/>
              <w:right w:w="72" w:type="dxa"/>
            </w:tcMar>
            <w:vAlign w:val="center"/>
            <w:hideMark/>
          </w:tcPr>
          <w:p w14:paraId="357DD2F7" w14:textId="77777777" w:rsidR="00CD19E4" w:rsidRPr="005B2232" w:rsidRDefault="00CD19E4" w:rsidP="005B2232">
            <w:pPr>
              <w:jc w:val="left"/>
              <w:rPr>
                <w:rFonts w:cs="Times New Roman"/>
                <w:sz w:val="22"/>
                <w:szCs w:val="22"/>
              </w:rPr>
            </w:pPr>
            <w:r w:rsidRPr="005B2232">
              <w:rPr>
                <w:rFonts w:cs="Times New Roman"/>
                <w:sz w:val="22"/>
                <w:szCs w:val="22"/>
              </w:rPr>
              <w:t>(required) minimum release discharge, if unknown enter 0</w:t>
            </w:r>
          </w:p>
        </w:tc>
      </w:tr>
      <w:tr w:rsidR="00CD19E4" w:rsidRPr="005B2232" w14:paraId="7C3C4A39" w14:textId="77777777" w:rsidTr="005B2232">
        <w:trPr>
          <w:trHeight w:val="679"/>
        </w:trPr>
        <w:tc>
          <w:tcPr>
            <w:tcW w:w="1617" w:type="dxa"/>
            <w:tcMar>
              <w:top w:w="0" w:type="dxa"/>
              <w:left w:w="72" w:type="dxa"/>
              <w:bottom w:w="0" w:type="dxa"/>
              <w:right w:w="72" w:type="dxa"/>
            </w:tcMar>
            <w:vAlign w:val="center"/>
            <w:hideMark/>
          </w:tcPr>
          <w:p w14:paraId="729D37D5" w14:textId="77777777" w:rsidR="00CD19E4" w:rsidRPr="005B2232" w:rsidRDefault="00CD19E4" w:rsidP="005B2232">
            <w:pPr>
              <w:jc w:val="left"/>
              <w:rPr>
                <w:rFonts w:cs="Times New Roman"/>
                <w:sz w:val="22"/>
                <w:szCs w:val="22"/>
              </w:rPr>
            </w:pPr>
            <w:r w:rsidRPr="005B2232">
              <w:rPr>
                <w:rFonts w:cs="Times New Roman"/>
                <w:sz w:val="22"/>
                <w:szCs w:val="22"/>
              </w:rPr>
              <w:t>Bypass_Flow</w:t>
            </w:r>
          </w:p>
        </w:tc>
        <w:tc>
          <w:tcPr>
            <w:tcW w:w="1330" w:type="dxa"/>
            <w:tcMar>
              <w:top w:w="0" w:type="dxa"/>
              <w:left w:w="72" w:type="dxa"/>
              <w:bottom w:w="0" w:type="dxa"/>
              <w:right w:w="72" w:type="dxa"/>
            </w:tcMar>
            <w:vAlign w:val="center"/>
            <w:hideMark/>
          </w:tcPr>
          <w:p w14:paraId="1473DA98" w14:textId="77777777" w:rsidR="00CD19E4" w:rsidRPr="005B2232" w:rsidRDefault="00CD19E4" w:rsidP="005B2232">
            <w:pPr>
              <w:jc w:val="left"/>
              <w:rPr>
                <w:rFonts w:cs="Times New Roman"/>
                <w:sz w:val="22"/>
                <w:szCs w:val="22"/>
              </w:rPr>
            </w:pPr>
            <w:r w:rsidRPr="005B2232">
              <w:rPr>
                <w:rFonts w:cs="Times New Roman"/>
                <w:sz w:val="22"/>
                <w:szCs w:val="22"/>
              </w:rPr>
              <w:t>Float</w:t>
            </w:r>
          </w:p>
        </w:tc>
        <w:tc>
          <w:tcPr>
            <w:tcW w:w="6407" w:type="dxa"/>
            <w:tcMar>
              <w:top w:w="0" w:type="dxa"/>
              <w:left w:w="72" w:type="dxa"/>
              <w:bottom w:w="0" w:type="dxa"/>
              <w:right w:w="72" w:type="dxa"/>
            </w:tcMar>
            <w:vAlign w:val="center"/>
            <w:hideMark/>
          </w:tcPr>
          <w:p w14:paraId="3B95C892" w14:textId="77777777" w:rsidR="00CD19E4" w:rsidRPr="005B2232" w:rsidRDefault="00CD19E4" w:rsidP="005B2232">
            <w:pPr>
              <w:jc w:val="left"/>
              <w:rPr>
                <w:rFonts w:cs="Times New Roman"/>
                <w:sz w:val="22"/>
                <w:szCs w:val="22"/>
              </w:rPr>
            </w:pPr>
            <w:r w:rsidRPr="005B2232">
              <w:rPr>
                <w:rFonts w:cs="Times New Roman"/>
                <w:sz w:val="22"/>
                <w:szCs w:val="22"/>
              </w:rPr>
              <w:t>(required) minimum discharge through downstream bypass structure, if unknown enter 0</w:t>
            </w:r>
          </w:p>
        </w:tc>
      </w:tr>
      <w:tr w:rsidR="00CD19E4" w:rsidRPr="005B2232" w14:paraId="279B30E2" w14:textId="77777777" w:rsidTr="005B2232">
        <w:trPr>
          <w:trHeight w:val="461"/>
        </w:trPr>
        <w:tc>
          <w:tcPr>
            <w:tcW w:w="1617" w:type="dxa"/>
            <w:tcMar>
              <w:top w:w="0" w:type="dxa"/>
              <w:left w:w="72" w:type="dxa"/>
              <w:bottom w:w="0" w:type="dxa"/>
              <w:right w:w="72" w:type="dxa"/>
            </w:tcMar>
            <w:vAlign w:val="center"/>
            <w:hideMark/>
          </w:tcPr>
          <w:p w14:paraId="2FF86DF6" w14:textId="77777777" w:rsidR="00CD19E4" w:rsidRPr="005B2232" w:rsidRDefault="00CD19E4" w:rsidP="005B2232">
            <w:pPr>
              <w:jc w:val="left"/>
              <w:rPr>
                <w:rFonts w:cs="Times New Roman"/>
                <w:sz w:val="22"/>
                <w:szCs w:val="22"/>
              </w:rPr>
            </w:pPr>
            <w:r w:rsidRPr="005B2232">
              <w:rPr>
                <w:rFonts w:cs="Times New Roman"/>
                <w:sz w:val="22"/>
                <w:szCs w:val="22"/>
              </w:rPr>
              <w:t>Spillway</w:t>
            </w:r>
          </w:p>
        </w:tc>
        <w:tc>
          <w:tcPr>
            <w:tcW w:w="1330" w:type="dxa"/>
            <w:tcMar>
              <w:top w:w="0" w:type="dxa"/>
              <w:left w:w="72" w:type="dxa"/>
              <w:bottom w:w="0" w:type="dxa"/>
              <w:right w:w="72" w:type="dxa"/>
            </w:tcMar>
            <w:vAlign w:val="center"/>
            <w:hideMark/>
          </w:tcPr>
          <w:p w14:paraId="689F3694" w14:textId="77777777" w:rsidR="00CD19E4" w:rsidRPr="005B2232" w:rsidRDefault="00CD19E4" w:rsidP="005B2232">
            <w:pPr>
              <w:jc w:val="left"/>
              <w:rPr>
                <w:rFonts w:cs="Times New Roman"/>
                <w:sz w:val="22"/>
                <w:szCs w:val="22"/>
              </w:rPr>
            </w:pPr>
            <w:r w:rsidRPr="005B2232">
              <w:rPr>
                <w:rFonts w:cs="Times New Roman"/>
                <w:sz w:val="22"/>
                <w:szCs w:val="22"/>
              </w:rPr>
              <w:t>String</w:t>
            </w:r>
          </w:p>
        </w:tc>
        <w:tc>
          <w:tcPr>
            <w:tcW w:w="6407" w:type="dxa"/>
            <w:tcMar>
              <w:top w:w="0" w:type="dxa"/>
              <w:left w:w="72" w:type="dxa"/>
              <w:bottom w:w="0" w:type="dxa"/>
              <w:right w:w="72" w:type="dxa"/>
            </w:tcMar>
            <w:vAlign w:val="center"/>
            <w:hideMark/>
          </w:tcPr>
          <w:p w14:paraId="3EFDBF28" w14:textId="77777777" w:rsidR="00CD19E4" w:rsidRPr="005B2232" w:rsidRDefault="00CD19E4" w:rsidP="005B2232">
            <w:pPr>
              <w:jc w:val="left"/>
              <w:rPr>
                <w:rFonts w:cs="Times New Roman"/>
                <w:sz w:val="22"/>
                <w:szCs w:val="22"/>
              </w:rPr>
            </w:pPr>
            <w:r w:rsidRPr="005B2232">
              <w:rPr>
                <w:rFonts w:cs="Times New Roman"/>
                <w:sz w:val="22"/>
                <w:szCs w:val="22"/>
              </w:rPr>
              <w:t>(required) spillway that services a particular facility</w:t>
            </w:r>
          </w:p>
        </w:tc>
      </w:tr>
    </w:tbl>
    <w:p w14:paraId="5163637C" w14:textId="77777777" w:rsidR="005B2232" w:rsidRDefault="005B2232"/>
    <w:p w14:paraId="471B63F6" w14:textId="77777777" w:rsidR="005B2232" w:rsidRDefault="005B2232"/>
    <w:p w14:paraId="07AF0F4B" w14:textId="77777777" w:rsidR="00CD19E4" w:rsidRDefault="00CD19E4" w:rsidP="00CD19E4">
      <w:pPr>
        <w:shd w:val="clear" w:color="auto" w:fill="FFFFFF"/>
        <w:spacing w:after="100" w:afterAutospacing="1"/>
        <w:rPr>
          <w:rFonts w:cs="Segoe UI"/>
          <w:color w:val="1F2328"/>
        </w:rPr>
      </w:pPr>
      <w:r w:rsidRPr="004F1386">
        <w:rPr>
          <w:rFonts w:cs="Segoe UI"/>
          <w:noProof/>
          <w:color w:val="0000FF"/>
        </w:rPr>
        <w:drawing>
          <wp:inline distT="0" distB="0" distL="0" distR="0" wp14:anchorId="73A2C60A" wp14:editId="469453C3">
            <wp:extent cx="6057900" cy="1295400"/>
            <wp:effectExtent l="0" t="0" r="0" b="0"/>
            <wp:docPr id="17" name="Picture 13" descr="facilities_tab">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acilities_tab">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57900" cy="1295400"/>
                    </a:xfrm>
                    <a:prstGeom prst="rect">
                      <a:avLst/>
                    </a:prstGeom>
                    <a:noFill/>
                    <a:ln>
                      <a:noFill/>
                    </a:ln>
                  </pic:spPr>
                </pic:pic>
              </a:graphicData>
            </a:graphic>
          </wp:inline>
        </w:drawing>
      </w:r>
    </w:p>
    <w:p w14:paraId="61EA64C5" w14:textId="77777777" w:rsidR="00CD19E4" w:rsidRPr="004F1386" w:rsidRDefault="00CD19E4" w:rsidP="00C00540">
      <w:pPr>
        <w:spacing w:line="276" w:lineRule="auto"/>
        <w:rPr>
          <w:rFonts w:cs="Segoe UI"/>
          <w:color w:val="1F2328"/>
        </w:rPr>
      </w:pPr>
    </w:p>
    <w:p w14:paraId="7828C011" w14:textId="77777777" w:rsidR="00CD19E4" w:rsidRPr="004F1386" w:rsidRDefault="00CD19E4" w:rsidP="00CD19E4">
      <w:pPr>
        <w:pStyle w:val="Heading2"/>
      </w:pPr>
      <w:bookmarkStart w:id="33" w:name="_Toc192847161"/>
      <w:bookmarkStart w:id="34" w:name="_Toc195173439"/>
      <w:r w:rsidRPr="004F1386">
        <w:t>Unit Parameters</w:t>
      </w:r>
      <w:bookmarkEnd w:id="33"/>
      <w:bookmarkEnd w:id="34"/>
    </w:p>
    <w:p w14:paraId="4E5D3899" w14:textId="77777777" w:rsidR="00CD19E4" w:rsidRDefault="00CD19E4" w:rsidP="00C00540">
      <w:pPr>
        <w:spacing w:line="276" w:lineRule="auto"/>
        <w:rPr>
          <w:rFonts w:cs="Segoe UI"/>
          <w:color w:val="1F2328"/>
        </w:rPr>
      </w:pPr>
      <w:r w:rsidRPr="004F1386">
        <w:rPr>
          <w:rFonts w:cs="Segoe UI"/>
          <w:color w:val="1F2328"/>
        </w:rPr>
        <w:t>The unit parameters tab contains measurable properties of the project's turbines and facilities such hydraulic head, runner diameter, number of blades, etc., to implement the Franke blade strike calculations. Note not all parameters are required for all turbine types.</w:t>
      </w:r>
    </w:p>
    <w:p w14:paraId="69511920" w14:textId="77777777" w:rsidR="00CD19E4" w:rsidRPr="004F1386" w:rsidRDefault="00CD19E4" w:rsidP="00C00540">
      <w:pPr>
        <w:spacing w:line="276" w:lineRule="auto"/>
        <w:rPr>
          <w:rFonts w:cs="Segoe UI"/>
          <w:color w:val="1F2328"/>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2" w:type="dxa"/>
          <w:right w:w="72" w:type="dxa"/>
        </w:tblCellMar>
        <w:tblLook w:val="04A0" w:firstRow="1" w:lastRow="0" w:firstColumn="1" w:lastColumn="0" w:noHBand="0" w:noVBand="1"/>
      </w:tblPr>
      <w:tblGrid>
        <w:gridCol w:w="1508"/>
        <w:gridCol w:w="1263"/>
        <w:gridCol w:w="6583"/>
      </w:tblGrid>
      <w:tr w:rsidR="005B2232" w:rsidRPr="005B2232" w14:paraId="55ECBEDF" w14:textId="77777777" w:rsidTr="005B2232">
        <w:trPr>
          <w:trHeight w:val="432"/>
          <w:tblHeader/>
        </w:trPr>
        <w:tc>
          <w:tcPr>
            <w:tcW w:w="1508" w:type="dxa"/>
            <w:shd w:val="clear" w:color="auto" w:fill="9FC39F"/>
            <w:tcMar>
              <w:top w:w="0" w:type="dxa"/>
              <w:left w:w="72" w:type="dxa"/>
              <w:bottom w:w="0" w:type="dxa"/>
              <w:right w:w="72" w:type="dxa"/>
            </w:tcMar>
            <w:vAlign w:val="center"/>
            <w:hideMark/>
          </w:tcPr>
          <w:p w14:paraId="673DCEC4" w14:textId="77777777" w:rsidR="00CD19E4" w:rsidRPr="005B2232" w:rsidRDefault="00CD19E4" w:rsidP="005B2232">
            <w:pPr>
              <w:jc w:val="center"/>
              <w:rPr>
                <w:rFonts w:cs="Segoe UI"/>
                <w:b/>
                <w:bCs/>
                <w:sz w:val="22"/>
                <w:szCs w:val="22"/>
              </w:rPr>
            </w:pPr>
            <w:r w:rsidRPr="005B2232">
              <w:rPr>
                <w:rFonts w:cs="Segoe UI"/>
                <w:b/>
                <w:bCs/>
                <w:sz w:val="22"/>
                <w:szCs w:val="22"/>
              </w:rPr>
              <w:t>Field</w:t>
            </w:r>
          </w:p>
        </w:tc>
        <w:tc>
          <w:tcPr>
            <w:tcW w:w="1263" w:type="dxa"/>
            <w:shd w:val="clear" w:color="auto" w:fill="9FC39F"/>
            <w:tcMar>
              <w:top w:w="0" w:type="dxa"/>
              <w:left w:w="72" w:type="dxa"/>
              <w:bottom w:w="0" w:type="dxa"/>
              <w:right w:w="72" w:type="dxa"/>
            </w:tcMar>
            <w:vAlign w:val="center"/>
            <w:hideMark/>
          </w:tcPr>
          <w:p w14:paraId="493235DB" w14:textId="77777777" w:rsidR="00CD19E4" w:rsidRPr="005B2232" w:rsidRDefault="00CD19E4" w:rsidP="005B2232">
            <w:pPr>
              <w:jc w:val="center"/>
              <w:rPr>
                <w:rFonts w:cs="Segoe UI"/>
                <w:b/>
                <w:bCs/>
                <w:sz w:val="22"/>
                <w:szCs w:val="22"/>
              </w:rPr>
            </w:pPr>
            <w:r w:rsidRPr="005B2232">
              <w:rPr>
                <w:rFonts w:cs="Segoe UI"/>
                <w:b/>
                <w:bCs/>
                <w:sz w:val="22"/>
                <w:szCs w:val="22"/>
              </w:rPr>
              <w:t>Data Type</w:t>
            </w:r>
          </w:p>
        </w:tc>
        <w:tc>
          <w:tcPr>
            <w:tcW w:w="6583" w:type="dxa"/>
            <w:shd w:val="clear" w:color="auto" w:fill="9FC39F"/>
            <w:tcMar>
              <w:top w:w="0" w:type="dxa"/>
              <w:left w:w="72" w:type="dxa"/>
              <w:bottom w:w="0" w:type="dxa"/>
              <w:right w:w="72" w:type="dxa"/>
            </w:tcMar>
            <w:vAlign w:val="center"/>
            <w:hideMark/>
          </w:tcPr>
          <w:p w14:paraId="2648E7AE" w14:textId="77777777" w:rsidR="00CD19E4" w:rsidRPr="005B2232" w:rsidRDefault="00CD19E4" w:rsidP="005B2232">
            <w:pPr>
              <w:jc w:val="center"/>
              <w:rPr>
                <w:rFonts w:cs="Segoe UI"/>
                <w:b/>
                <w:bCs/>
                <w:sz w:val="22"/>
                <w:szCs w:val="22"/>
              </w:rPr>
            </w:pPr>
            <w:r w:rsidRPr="005B2232">
              <w:rPr>
                <w:rFonts w:cs="Segoe UI"/>
                <w:b/>
                <w:bCs/>
                <w:sz w:val="22"/>
                <w:szCs w:val="22"/>
              </w:rPr>
              <w:t>Comment</w:t>
            </w:r>
          </w:p>
        </w:tc>
      </w:tr>
      <w:tr w:rsidR="00CD19E4" w:rsidRPr="005B2232" w14:paraId="1EA62034" w14:textId="77777777" w:rsidTr="000D745F">
        <w:trPr>
          <w:trHeight w:val="715"/>
        </w:trPr>
        <w:tc>
          <w:tcPr>
            <w:tcW w:w="1508" w:type="dxa"/>
            <w:tcMar>
              <w:top w:w="0" w:type="dxa"/>
              <w:left w:w="72" w:type="dxa"/>
              <w:bottom w:w="0" w:type="dxa"/>
              <w:right w:w="72" w:type="dxa"/>
            </w:tcMar>
            <w:vAlign w:val="center"/>
            <w:hideMark/>
          </w:tcPr>
          <w:p w14:paraId="766367D8" w14:textId="77777777" w:rsidR="00CD19E4" w:rsidRPr="005B2232" w:rsidRDefault="00CD19E4" w:rsidP="000D745F">
            <w:pPr>
              <w:jc w:val="left"/>
              <w:rPr>
                <w:rFonts w:cs="Segoe UI"/>
                <w:sz w:val="22"/>
                <w:szCs w:val="22"/>
              </w:rPr>
            </w:pPr>
            <w:r w:rsidRPr="005B2232">
              <w:rPr>
                <w:rFonts w:cs="Segoe UI"/>
                <w:sz w:val="22"/>
                <w:szCs w:val="22"/>
              </w:rPr>
              <w:t>Unit</w:t>
            </w:r>
          </w:p>
        </w:tc>
        <w:tc>
          <w:tcPr>
            <w:tcW w:w="1263" w:type="dxa"/>
            <w:tcMar>
              <w:top w:w="0" w:type="dxa"/>
              <w:left w:w="72" w:type="dxa"/>
              <w:bottom w:w="0" w:type="dxa"/>
              <w:right w:w="72" w:type="dxa"/>
            </w:tcMar>
            <w:vAlign w:val="center"/>
            <w:hideMark/>
          </w:tcPr>
          <w:p w14:paraId="5E93CCD1" w14:textId="77777777" w:rsidR="00CD19E4" w:rsidRPr="005B2232" w:rsidRDefault="00CD19E4" w:rsidP="000D745F">
            <w:pPr>
              <w:jc w:val="left"/>
              <w:rPr>
                <w:rFonts w:cs="Segoe UI"/>
                <w:sz w:val="22"/>
                <w:szCs w:val="22"/>
              </w:rPr>
            </w:pPr>
            <w:r w:rsidRPr="005B2232">
              <w:rPr>
                <w:rFonts w:cs="Segoe UI"/>
                <w:sz w:val="22"/>
                <w:szCs w:val="22"/>
              </w:rPr>
              <w:t>String</w:t>
            </w:r>
          </w:p>
        </w:tc>
        <w:tc>
          <w:tcPr>
            <w:tcW w:w="6583" w:type="dxa"/>
            <w:tcMar>
              <w:top w:w="0" w:type="dxa"/>
              <w:left w:w="72" w:type="dxa"/>
              <w:bottom w:w="0" w:type="dxa"/>
              <w:right w:w="72" w:type="dxa"/>
            </w:tcMar>
            <w:vAlign w:val="center"/>
            <w:hideMark/>
          </w:tcPr>
          <w:p w14:paraId="672557CC" w14:textId="61BC800E" w:rsidR="00CD19E4" w:rsidRPr="005B2232" w:rsidRDefault="00CD19E4" w:rsidP="000D745F">
            <w:pPr>
              <w:jc w:val="left"/>
              <w:rPr>
                <w:rFonts w:cs="Segoe UI"/>
                <w:sz w:val="22"/>
                <w:szCs w:val="22"/>
              </w:rPr>
            </w:pPr>
            <w:r w:rsidRPr="005B2232">
              <w:rPr>
                <w:rFonts w:cs="Segoe UI"/>
                <w:sz w:val="22"/>
                <w:szCs w:val="22"/>
              </w:rPr>
              <w:t>(required) unit identifier, must match identifiers used on</w:t>
            </w:r>
            <w:r w:rsidR="005B2232">
              <w:rPr>
                <w:rFonts w:cs="Segoe UI"/>
                <w:sz w:val="22"/>
                <w:szCs w:val="22"/>
              </w:rPr>
              <w:t xml:space="preserve"> </w:t>
            </w:r>
            <w:r w:rsidRPr="005B2232">
              <w:rPr>
                <w:rFonts w:cs="Segoe UI"/>
                <w:b/>
                <w:bCs/>
                <w:sz w:val="22"/>
                <w:szCs w:val="22"/>
              </w:rPr>
              <w:t>Nodes</w:t>
            </w:r>
            <w:r w:rsidRPr="005B2232">
              <w:rPr>
                <w:rFonts w:cs="Segoe UI"/>
                <w:sz w:val="22"/>
                <w:szCs w:val="22"/>
              </w:rPr>
              <w:t>,</w:t>
            </w:r>
            <w:r w:rsidR="005B2232">
              <w:rPr>
                <w:rFonts w:cs="Segoe UI"/>
                <w:sz w:val="22"/>
                <w:szCs w:val="22"/>
              </w:rPr>
              <w:t xml:space="preserve"> </w:t>
            </w:r>
            <w:r w:rsidRPr="005B2232">
              <w:rPr>
                <w:rFonts w:cs="Segoe UI"/>
                <w:b/>
                <w:bCs/>
                <w:sz w:val="22"/>
                <w:szCs w:val="22"/>
              </w:rPr>
              <w:t>Edges</w:t>
            </w:r>
            <w:r w:rsidRPr="005B2232">
              <w:rPr>
                <w:rFonts w:cs="Segoe UI"/>
                <w:sz w:val="22"/>
                <w:szCs w:val="22"/>
              </w:rPr>
              <w:t>, and</w:t>
            </w:r>
            <w:r w:rsidR="000D745F">
              <w:rPr>
                <w:rFonts w:cs="Segoe UI"/>
                <w:sz w:val="22"/>
                <w:szCs w:val="22"/>
              </w:rPr>
              <w:t xml:space="preserve"> </w:t>
            </w:r>
            <w:r w:rsidRPr="005B2232">
              <w:rPr>
                <w:rFonts w:cs="Segoe UI"/>
                <w:b/>
                <w:bCs/>
                <w:sz w:val="22"/>
                <w:szCs w:val="22"/>
              </w:rPr>
              <w:t>Operating Scenarios tab</w:t>
            </w:r>
          </w:p>
        </w:tc>
      </w:tr>
      <w:tr w:rsidR="00CD19E4" w:rsidRPr="005B2232" w14:paraId="4C474370" w14:textId="77777777" w:rsidTr="000D745F">
        <w:trPr>
          <w:trHeight w:val="724"/>
        </w:trPr>
        <w:tc>
          <w:tcPr>
            <w:tcW w:w="1508" w:type="dxa"/>
            <w:tcMar>
              <w:top w:w="0" w:type="dxa"/>
              <w:left w:w="72" w:type="dxa"/>
              <w:bottom w:w="0" w:type="dxa"/>
              <w:right w:w="72" w:type="dxa"/>
            </w:tcMar>
            <w:vAlign w:val="center"/>
            <w:hideMark/>
          </w:tcPr>
          <w:p w14:paraId="662E1E5D" w14:textId="77777777" w:rsidR="00CD19E4" w:rsidRPr="005B2232" w:rsidRDefault="00CD19E4" w:rsidP="000D745F">
            <w:pPr>
              <w:jc w:val="left"/>
              <w:rPr>
                <w:rFonts w:cs="Segoe UI"/>
                <w:sz w:val="22"/>
                <w:szCs w:val="22"/>
              </w:rPr>
            </w:pPr>
            <w:r w:rsidRPr="005B2232">
              <w:rPr>
                <w:rFonts w:cs="Segoe UI"/>
                <w:sz w:val="22"/>
                <w:szCs w:val="22"/>
              </w:rPr>
              <w:t>Runner Type</w:t>
            </w:r>
          </w:p>
        </w:tc>
        <w:tc>
          <w:tcPr>
            <w:tcW w:w="1263" w:type="dxa"/>
            <w:tcMar>
              <w:top w:w="0" w:type="dxa"/>
              <w:left w:w="72" w:type="dxa"/>
              <w:bottom w:w="0" w:type="dxa"/>
              <w:right w:w="72" w:type="dxa"/>
            </w:tcMar>
            <w:vAlign w:val="center"/>
            <w:hideMark/>
          </w:tcPr>
          <w:p w14:paraId="124FCDD3" w14:textId="77777777" w:rsidR="00CD19E4" w:rsidRPr="005B2232" w:rsidRDefault="00CD19E4" w:rsidP="000D745F">
            <w:pPr>
              <w:jc w:val="left"/>
              <w:rPr>
                <w:rFonts w:cs="Segoe UI"/>
                <w:sz w:val="22"/>
                <w:szCs w:val="22"/>
              </w:rPr>
            </w:pPr>
            <w:r w:rsidRPr="005B2232">
              <w:rPr>
                <w:rFonts w:cs="Segoe UI"/>
                <w:sz w:val="22"/>
                <w:szCs w:val="22"/>
              </w:rPr>
              <w:t>String</w:t>
            </w:r>
          </w:p>
        </w:tc>
        <w:tc>
          <w:tcPr>
            <w:tcW w:w="6583" w:type="dxa"/>
            <w:tcMar>
              <w:top w:w="0" w:type="dxa"/>
              <w:left w:w="72" w:type="dxa"/>
              <w:bottom w:w="0" w:type="dxa"/>
              <w:right w:w="72" w:type="dxa"/>
            </w:tcMar>
            <w:vAlign w:val="center"/>
            <w:hideMark/>
          </w:tcPr>
          <w:p w14:paraId="1A97CAAE" w14:textId="77777777" w:rsidR="00CD19E4" w:rsidRPr="005B2232" w:rsidRDefault="00CD19E4" w:rsidP="000D745F">
            <w:pPr>
              <w:jc w:val="left"/>
              <w:rPr>
                <w:rFonts w:cs="Segoe UI"/>
                <w:sz w:val="22"/>
                <w:szCs w:val="22"/>
              </w:rPr>
            </w:pPr>
            <w:r w:rsidRPr="005B2232">
              <w:rPr>
                <w:rFonts w:cs="Segoe UI"/>
                <w:sz w:val="22"/>
                <w:szCs w:val="22"/>
              </w:rPr>
              <w:t>(required) type of runner, must be one of (Kaplan, Francis, or Propeller)</w:t>
            </w:r>
          </w:p>
        </w:tc>
      </w:tr>
      <w:tr w:rsidR="00CD19E4" w:rsidRPr="005B2232" w14:paraId="3417AD1E" w14:textId="77777777" w:rsidTr="000D745F">
        <w:trPr>
          <w:trHeight w:val="461"/>
        </w:trPr>
        <w:tc>
          <w:tcPr>
            <w:tcW w:w="1508" w:type="dxa"/>
            <w:tcMar>
              <w:top w:w="0" w:type="dxa"/>
              <w:left w:w="72" w:type="dxa"/>
              <w:bottom w:w="0" w:type="dxa"/>
              <w:right w:w="72" w:type="dxa"/>
            </w:tcMar>
            <w:vAlign w:val="center"/>
            <w:hideMark/>
          </w:tcPr>
          <w:p w14:paraId="64F2EB70" w14:textId="77777777" w:rsidR="00CD19E4" w:rsidRPr="005B2232" w:rsidRDefault="00CD19E4" w:rsidP="000D745F">
            <w:pPr>
              <w:jc w:val="left"/>
              <w:rPr>
                <w:rFonts w:cs="Segoe UI"/>
                <w:sz w:val="22"/>
                <w:szCs w:val="22"/>
              </w:rPr>
            </w:pPr>
            <w:r w:rsidRPr="005B2232">
              <w:rPr>
                <w:rFonts w:cs="Segoe UI"/>
                <w:sz w:val="22"/>
                <w:szCs w:val="22"/>
              </w:rPr>
              <w:t>intake_vel</w:t>
            </w:r>
          </w:p>
        </w:tc>
        <w:tc>
          <w:tcPr>
            <w:tcW w:w="1263" w:type="dxa"/>
            <w:tcMar>
              <w:top w:w="0" w:type="dxa"/>
              <w:left w:w="72" w:type="dxa"/>
              <w:bottom w:w="0" w:type="dxa"/>
              <w:right w:w="72" w:type="dxa"/>
            </w:tcMar>
            <w:vAlign w:val="center"/>
            <w:hideMark/>
          </w:tcPr>
          <w:p w14:paraId="563F1A07" w14:textId="77777777" w:rsidR="00CD19E4" w:rsidRPr="005B2232" w:rsidRDefault="00CD19E4" w:rsidP="000D745F">
            <w:pPr>
              <w:jc w:val="left"/>
              <w:rPr>
                <w:rFonts w:cs="Segoe UI"/>
                <w:sz w:val="22"/>
                <w:szCs w:val="22"/>
              </w:rPr>
            </w:pPr>
            <w:r w:rsidRPr="005B2232">
              <w:rPr>
                <w:rFonts w:cs="Segoe UI"/>
                <w:sz w:val="22"/>
                <w:szCs w:val="22"/>
              </w:rPr>
              <w:t>Float</w:t>
            </w:r>
          </w:p>
        </w:tc>
        <w:tc>
          <w:tcPr>
            <w:tcW w:w="6583" w:type="dxa"/>
            <w:tcMar>
              <w:top w:w="0" w:type="dxa"/>
              <w:left w:w="72" w:type="dxa"/>
              <w:bottom w:w="0" w:type="dxa"/>
              <w:right w:w="72" w:type="dxa"/>
            </w:tcMar>
            <w:vAlign w:val="center"/>
            <w:hideMark/>
          </w:tcPr>
          <w:p w14:paraId="4DD65F6D" w14:textId="67F378FA" w:rsidR="00CD19E4" w:rsidRPr="005B2232" w:rsidRDefault="00CD19E4" w:rsidP="000D745F">
            <w:pPr>
              <w:jc w:val="left"/>
              <w:rPr>
                <w:rFonts w:cs="Segoe UI"/>
                <w:sz w:val="22"/>
                <w:szCs w:val="22"/>
              </w:rPr>
            </w:pPr>
            <w:r w:rsidRPr="005B2232">
              <w:rPr>
                <w:rFonts w:cs="Segoe UI"/>
                <w:sz w:val="22"/>
                <w:szCs w:val="22"/>
              </w:rPr>
              <w:t>(required) intake velocity in m/s</w:t>
            </w:r>
          </w:p>
        </w:tc>
      </w:tr>
      <w:tr w:rsidR="00CD19E4" w:rsidRPr="005B2232" w14:paraId="5FDC5103" w14:textId="77777777" w:rsidTr="000D745F">
        <w:trPr>
          <w:trHeight w:val="461"/>
        </w:trPr>
        <w:tc>
          <w:tcPr>
            <w:tcW w:w="1508" w:type="dxa"/>
            <w:tcMar>
              <w:top w:w="0" w:type="dxa"/>
              <w:left w:w="72" w:type="dxa"/>
              <w:bottom w:w="0" w:type="dxa"/>
              <w:right w:w="72" w:type="dxa"/>
            </w:tcMar>
            <w:vAlign w:val="center"/>
            <w:hideMark/>
          </w:tcPr>
          <w:p w14:paraId="0B592D8C" w14:textId="77777777" w:rsidR="00CD19E4" w:rsidRPr="005B2232" w:rsidRDefault="00CD19E4" w:rsidP="000D745F">
            <w:pPr>
              <w:jc w:val="left"/>
              <w:rPr>
                <w:rFonts w:cs="Segoe UI"/>
                <w:sz w:val="22"/>
                <w:szCs w:val="22"/>
              </w:rPr>
            </w:pPr>
            <w:r w:rsidRPr="005B2232">
              <w:rPr>
                <w:rFonts w:cs="Segoe UI"/>
                <w:sz w:val="22"/>
                <w:szCs w:val="22"/>
              </w:rPr>
              <w:t>op_order</w:t>
            </w:r>
          </w:p>
        </w:tc>
        <w:tc>
          <w:tcPr>
            <w:tcW w:w="1263" w:type="dxa"/>
            <w:tcMar>
              <w:top w:w="0" w:type="dxa"/>
              <w:left w:w="72" w:type="dxa"/>
              <w:bottom w:w="0" w:type="dxa"/>
              <w:right w:w="72" w:type="dxa"/>
            </w:tcMar>
            <w:vAlign w:val="center"/>
            <w:hideMark/>
          </w:tcPr>
          <w:p w14:paraId="7734F892" w14:textId="77777777" w:rsidR="00CD19E4" w:rsidRPr="005B2232" w:rsidRDefault="00CD19E4" w:rsidP="000D745F">
            <w:pPr>
              <w:jc w:val="left"/>
              <w:rPr>
                <w:rFonts w:cs="Segoe UI"/>
                <w:sz w:val="22"/>
                <w:szCs w:val="22"/>
              </w:rPr>
            </w:pPr>
            <w:r w:rsidRPr="005B2232">
              <w:rPr>
                <w:rFonts w:cs="Segoe UI"/>
                <w:sz w:val="22"/>
                <w:szCs w:val="22"/>
              </w:rPr>
              <w:t>Integer</w:t>
            </w:r>
          </w:p>
        </w:tc>
        <w:tc>
          <w:tcPr>
            <w:tcW w:w="6583" w:type="dxa"/>
            <w:tcMar>
              <w:top w:w="0" w:type="dxa"/>
              <w:left w:w="72" w:type="dxa"/>
              <w:bottom w:w="0" w:type="dxa"/>
              <w:right w:w="72" w:type="dxa"/>
            </w:tcMar>
            <w:vAlign w:val="center"/>
            <w:hideMark/>
          </w:tcPr>
          <w:p w14:paraId="4630F964" w14:textId="77777777" w:rsidR="00CD19E4" w:rsidRPr="005B2232" w:rsidRDefault="00CD19E4" w:rsidP="000D745F">
            <w:pPr>
              <w:jc w:val="left"/>
              <w:rPr>
                <w:rFonts w:cs="Segoe UI"/>
                <w:sz w:val="22"/>
                <w:szCs w:val="22"/>
              </w:rPr>
            </w:pPr>
            <w:r w:rsidRPr="005B2232">
              <w:rPr>
                <w:rFonts w:cs="Segoe UI"/>
                <w:sz w:val="22"/>
                <w:szCs w:val="22"/>
              </w:rPr>
              <w:t>(required) Preferred operating order of turbines</w:t>
            </w:r>
          </w:p>
        </w:tc>
      </w:tr>
      <w:tr w:rsidR="00CD19E4" w:rsidRPr="005B2232" w14:paraId="0D4D9897" w14:textId="77777777" w:rsidTr="000D745F">
        <w:trPr>
          <w:trHeight w:val="461"/>
        </w:trPr>
        <w:tc>
          <w:tcPr>
            <w:tcW w:w="1508" w:type="dxa"/>
            <w:tcMar>
              <w:top w:w="0" w:type="dxa"/>
              <w:left w:w="72" w:type="dxa"/>
              <w:bottom w:w="0" w:type="dxa"/>
              <w:right w:w="72" w:type="dxa"/>
            </w:tcMar>
            <w:vAlign w:val="center"/>
            <w:hideMark/>
          </w:tcPr>
          <w:p w14:paraId="221CB835" w14:textId="77777777" w:rsidR="00CD19E4" w:rsidRPr="005B2232" w:rsidRDefault="00CD19E4" w:rsidP="000D745F">
            <w:pPr>
              <w:jc w:val="left"/>
              <w:rPr>
                <w:rFonts w:cs="Segoe UI"/>
                <w:sz w:val="22"/>
                <w:szCs w:val="22"/>
              </w:rPr>
            </w:pPr>
            <w:r w:rsidRPr="005B2232">
              <w:rPr>
                <w:rFonts w:cs="Segoe UI"/>
                <w:sz w:val="22"/>
                <w:szCs w:val="22"/>
              </w:rPr>
              <w:t>H</w:t>
            </w:r>
          </w:p>
        </w:tc>
        <w:tc>
          <w:tcPr>
            <w:tcW w:w="1263" w:type="dxa"/>
            <w:tcMar>
              <w:top w:w="0" w:type="dxa"/>
              <w:left w:w="72" w:type="dxa"/>
              <w:bottom w:w="0" w:type="dxa"/>
              <w:right w:w="72" w:type="dxa"/>
            </w:tcMar>
            <w:vAlign w:val="center"/>
            <w:hideMark/>
          </w:tcPr>
          <w:p w14:paraId="42D3941C" w14:textId="77777777" w:rsidR="00CD19E4" w:rsidRPr="005B2232" w:rsidRDefault="00CD19E4" w:rsidP="000D745F">
            <w:pPr>
              <w:jc w:val="left"/>
              <w:rPr>
                <w:rFonts w:cs="Segoe UI"/>
                <w:sz w:val="22"/>
                <w:szCs w:val="22"/>
              </w:rPr>
            </w:pPr>
            <w:r w:rsidRPr="005B2232">
              <w:rPr>
                <w:rFonts w:cs="Segoe UI"/>
                <w:sz w:val="22"/>
                <w:szCs w:val="22"/>
              </w:rPr>
              <w:t>Float</w:t>
            </w:r>
          </w:p>
        </w:tc>
        <w:tc>
          <w:tcPr>
            <w:tcW w:w="6583" w:type="dxa"/>
            <w:tcMar>
              <w:top w:w="0" w:type="dxa"/>
              <w:left w:w="72" w:type="dxa"/>
              <w:bottom w:w="0" w:type="dxa"/>
              <w:right w:w="72" w:type="dxa"/>
            </w:tcMar>
            <w:vAlign w:val="center"/>
            <w:hideMark/>
          </w:tcPr>
          <w:p w14:paraId="49E5BB41" w14:textId="77777777" w:rsidR="00CD19E4" w:rsidRPr="005B2232" w:rsidRDefault="00CD19E4" w:rsidP="000D745F">
            <w:pPr>
              <w:jc w:val="left"/>
              <w:rPr>
                <w:rFonts w:cs="Segoe UI"/>
                <w:sz w:val="22"/>
                <w:szCs w:val="22"/>
              </w:rPr>
            </w:pPr>
            <w:r w:rsidRPr="005B2232">
              <w:rPr>
                <w:rFonts w:cs="Segoe UI"/>
                <w:sz w:val="22"/>
                <w:szCs w:val="22"/>
              </w:rPr>
              <w:t>(required) Hydraulic head (m)</w:t>
            </w:r>
          </w:p>
        </w:tc>
      </w:tr>
      <w:tr w:rsidR="00CD19E4" w:rsidRPr="005B2232" w14:paraId="5A463691" w14:textId="77777777" w:rsidTr="000D745F">
        <w:trPr>
          <w:trHeight w:val="461"/>
        </w:trPr>
        <w:tc>
          <w:tcPr>
            <w:tcW w:w="1508" w:type="dxa"/>
            <w:tcMar>
              <w:top w:w="0" w:type="dxa"/>
              <w:left w:w="72" w:type="dxa"/>
              <w:bottom w:w="0" w:type="dxa"/>
              <w:right w:w="72" w:type="dxa"/>
            </w:tcMar>
            <w:vAlign w:val="center"/>
            <w:hideMark/>
          </w:tcPr>
          <w:p w14:paraId="74E38283" w14:textId="77777777" w:rsidR="00CD19E4" w:rsidRPr="005B2232" w:rsidRDefault="00CD19E4" w:rsidP="000D745F">
            <w:pPr>
              <w:jc w:val="left"/>
              <w:rPr>
                <w:rFonts w:cs="Segoe UI"/>
                <w:sz w:val="22"/>
                <w:szCs w:val="22"/>
              </w:rPr>
            </w:pPr>
            <w:r w:rsidRPr="005B2232">
              <w:rPr>
                <w:rFonts w:cs="Segoe UI"/>
                <w:sz w:val="22"/>
                <w:szCs w:val="22"/>
              </w:rPr>
              <w:t>RPM</w:t>
            </w:r>
          </w:p>
        </w:tc>
        <w:tc>
          <w:tcPr>
            <w:tcW w:w="1263" w:type="dxa"/>
            <w:tcMar>
              <w:top w:w="0" w:type="dxa"/>
              <w:left w:w="72" w:type="dxa"/>
              <w:bottom w:w="0" w:type="dxa"/>
              <w:right w:w="72" w:type="dxa"/>
            </w:tcMar>
            <w:vAlign w:val="center"/>
            <w:hideMark/>
          </w:tcPr>
          <w:p w14:paraId="5712DB7E" w14:textId="77777777" w:rsidR="00CD19E4" w:rsidRPr="005B2232" w:rsidRDefault="00CD19E4" w:rsidP="000D745F">
            <w:pPr>
              <w:jc w:val="left"/>
              <w:rPr>
                <w:rFonts w:cs="Segoe UI"/>
                <w:sz w:val="22"/>
                <w:szCs w:val="22"/>
              </w:rPr>
            </w:pPr>
            <w:r w:rsidRPr="005B2232">
              <w:rPr>
                <w:rFonts w:cs="Segoe UI"/>
                <w:sz w:val="22"/>
                <w:szCs w:val="22"/>
              </w:rPr>
              <w:t>Float</w:t>
            </w:r>
          </w:p>
        </w:tc>
        <w:tc>
          <w:tcPr>
            <w:tcW w:w="6583" w:type="dxa"/>
            <w:tcMar>
              <w:top w:w="0" w:type="dxa"/>
              <w:left w:w="72" w:type="dxa"/>
              <w:bottom w:w="0" w:type="dxa"/>
              <w:right w:w="72" w:type="dxa"/>
            </w:tcMar>
            <w:vAlign w:val="center"/>
            <w:hideMark/>
          </w:tcPr>
          <w:p w14:paraId="097B4D04" w14:textId="77777777" w:rsidR="00CD19E4" w:rsidRPr="005B2232" w:rsidRDefault="00CD19E4" w:rsidP="000D745F">
            <w:pPr>
              <w:jc w:val="left"/>
              <w:rPr>
                <w:rFonts w:cs="Segoe UI"/>
                <w:sz w:val="22"/>
                <w:szCs w:val="22"/>
              </w:rPr>
            </w:pPr>
            <w:r w:rsidRPr="005B2232">
              <w:rPr>
                <w:rFonts w:cs="Segoe UI"/>
                <w:sz w:val="22"/>
                <w:szCs w:val="22"/>
              </w:rPr>
              <w:t>(required) runner revolutions per minute at maximum efficiency</w:t>
            </w:r>
          </w:p>
        </w:tc>
      </w:tr>
      <w:tr w:rsidR="00CD19E4" w:rsidRPr="005B2232" w14:paraId="4FC9B15C" w14:textId="77777777" w:rsidTr="000D745F">
        <w:trPr>
          <w:trHeight w:val="461"/>
        </w:trPr>
        <w:tc>
          <w:tcPr>
            <w:tcW w:w="1508" w:type="dxa"/>
            <w:tcMar>
              <w:top w:w="0" w:type="dxa"/>
              <w:left w:w="72" w:type="dxa"/>
              <w:bottom w:w="0" w:type="dxa"/>
              <w:right w:w="72" w:type="dxa"/>
            </w:tcMar>
            <w:vAlign w:val="center"/>
            <w:hideMark/>
          </w:tcPr>
          <w:p w14:paraId="52A847A5" w14:textId="77777777" w:rsidR="00CD19E4" w:rsidRPr="005B2232" w:rsidRDefault="00CD19E4" w:rsidP="000D745F">
            <w:pPr>
              <w:jc w:val="left"/>
              <w:rPr>
                <w:rFonts w:cs="Segoe UI"/>
                <w:sz w:val="22"/>
                <w:szCs w:val="22"/>
              </w:rPr>
            </w:pPr>
            <w:r w:rsidRPr="005B2232">
              <w:rPr>
                <w:rFonts w:cs="Segoe UI"/>
                <w:sz w:val="22"/>
                <w:szCs w:val="22"/>
              </w:rPr>
              <w:t>D</w:t>
            </w:r>
          </w:p>
        </w:tc>
        <w:tc>
          <w:tcPr>
            <w:tcW w:w="1263" w:type="dxa"/>
            <w:tcMar>
              <w:top w:w="0" w:type="dxa"/>
              <w:left w:w="72" w:type="dxa"/>
              <w:bottom w:w="0" w:type="dxa"/>
              <w:right w:w="72" w:type="dxa"/>
            </w:tcMar>
            <w:vAlign w:val="center"/>
            <w:hideMark/>
          </w:tcPr>
          <w:p w14:paraId="1CD15F28" w14:textId="77777777" w:rsidR="00CD19E4" w:rsidRPr="005B2232" w:rsidRDefault="00CD19E4" w:rsidP="000D745F">
            <w:pPr>
              <w:jc w:val="left"/>
              <w:rPr>
                <w:rFonts w:cs="Segoe UI"/>
                <w:sz w:val="22"/>
                <w:szCs w:val="22"/>
              </w:rPr>
            </w:pPr>
            <w:r w:rsidRPr="005B2232">
              <w:rPr>
                <w:rFonts w:cs="Segoe UI"/>
                <w:sz w:val="22"/>
                <w:szCs w:val="22"/>
              </w:rPr>
              <w:t>Float</w:t>
            </w:r>
          </w:p>
        </w:tc>
        <w:tc>
          <w:tcPr>
            <w:tcW w:w="6583" w:type="dxa"/>
            <w:tcMar>
              <w:top w:w="0" w:type="dxa"/>
              <w:left w:w="72" w:type="dxa"/>
              <w:bottom w:w="0" w:type="dxa"/>
              <w:right w:w="72" w:type="dxa"/>
            </w:tcMar>
            <w:vAlign w:val="center"/>
            <w:hideMark/>
          </w:tcPr>
          <w:p w14:paraId="273C4FAF" w14:textId="63C28675" w:rsidR="00CD19E4" w:rsidRPr="005B2232" w:rsidRDefault="00CD19E4" w:rsidP="000D745F">
            <w:pPr>
              <w:jc w:val="left"/>
              <w:rPr>
                <w:rFonts w:cs="Segoe UI"/>
                <w:sz w:val="22"/>
                <w:szCs w:val="22"/>
              </w:rPr>
            </w:pPr>
            <w:r w:rsidRPr="005B2232">
              <w:rPr>
                <w:rFonts w:cs="Segoe UI"/>
                <w:sz w:val="22"/>
                <w:szCs w:val="22"/>
              </w:rPr>
              <w:t>(required) runner diameter (m)</w:t>
            </w:r>
          </w:p>
        </w:tc>
      </w:tr>
      <w:tr w:rsidR="00CD19E4" w:rsidRPr="005B2232" w14:paraId="1E978A8E" w14:textId="77777777" w:rsidTr="000D745F">
        <w:trPr>
          <w:trHeight w:val="461"/>
        </w:trPr>
        <w:tc>
          <w:tcPr>
            <w:tcW w:w="1508" w:type="dxa"/>
            <w:tcMar>
              <w:top w:w="0" w:type="dxa"/>
              <w:left w:w="72" w:type="dxa"/>
              <w:bottom w:w="0" w:type="dxa"/>
              <w:right w:w="72" w:type="dxa"/>
            </w:tcMar>
            <w:vAlign w:val="center"/>
            <w:hideMark/>
          </w:tcPr>
          <w:p w14:paraId="07A5E686" w14:textId="77777777" w:rsidR="00CD19E4" w:rsidRPr="005B2232" w:rsidRDefault="00CD19E4" w:rsidP="000D745F">
            <w:pPr>
              <w:jc w:val="left"/>
              <w:rPr>
                <w:rFonts w:cs="Segoe UI"/>
                <w:sz w:val="22"/>
                <w:szCs w:val="22"/>
              </w:rPr>
            </w:pPr>
            <w:r w:rsidRPr="005B2232">
              <w:rPr>
                <w:rFonts w:cs="Segoe UI"/>
                <w:sz w:val="22"/>
                <w:szCs w:val="22"/>
              </w:rPr>
              <w:t>η</w:t>
            </w:r>
          </w:p>
        </w:tc>
        <w:tc>
          <w:tcPr>
            <w:tcW w:w="1263" w:type="dxa"/>
            <w:tcMar>
              <w:top w:w="0" w:type="dxa"/>
              <w:left w:w="72" w:type="dxa"/>
              <w:bottom w:w="0" w:type="dxa"/>
              <w:right w:w="72" w:type="dxa"/>
            </w:tcMar>
            <w:vAlign w:val="center"/>
            <w:hideMark/>
          </w:tcPr>
          <w:p w14:paraId="02895CD4" w14:textId="77777777" w:rsidR="00CD19E4" w:rsidRPr="005B2232" w:rsidRDefault="00CD19E4" w:rsidP="000D745F">
            <w:pPr>
              <w:jc w:val="left"/>
              <w:rPr>
                <w:rFonts w:cs="Segoe UI"/>
                <w:sz w:val="22"/>
                <w:szCs w:val="22"/>
              </w:rPr>
            </w:pPr>
            <w:r w:rsidRPr="005B2232">
              <w:rPr>
                <w:rFonts w:cs="Segoe UI"/>
                <w:sz w:val="22"/>
                <w:szCs w:val="22"/>
              </w:rPr>
              <w:t>Float</w:t>
            </w:r>
          </w:p>
        </w:tc>
        <w:tc>
          <w:tcPr>
            <w:tcW w:w="6583" w:type="dxa"/>
            <w:tcMar>
              <w:top w:w="0" w:type="dxa"/>
              <w:left w:w="72" w:type="dxa"/>
              <w:bottom w:w="0" w:type="dxa"/>
              <w:right w:w="72" w:type="dxa"/>
            </w:tcMar>
            <w:vAlign w:val="center"/>
            <w:hideMark/>
          </w:tcPr>
          <w:p w14:paraId="6ABAE2B1" w14:textId="42C2C9B3" w:rsidR="00CD19E4" w:rsidRPr="005B2232" w:rsidRDefault="00CD19E4" w:rsidP="000D745F">
            <w:pPr>
              <w:jc w:val="left"/>
              <w:rPr>
                <w:rFonts w:cs="Segoe UI"/>
                <w:sz w:val="22"/>
                <w:szCs w:val="22"/>
              </w:rPr>
            </w:pPr>
            <w:r w:rsidRPr="005B2232">
              <w:rPr>
                <w:rFonts w:cs="Segoe UI"/>
                <w:sz w:val="22"/>
                <w:szCs w:val="22"/>
              </w:rPr>
              <w:t>(required) turbine efficiency (%)</w:t>
            </w:r>
          </w:p>
        </w:tc>
      </w:tr>
      <w:tr w:rsidR="00CD19E4" w:rsidRPr="005B2232" w14:paraId="62BFEE25" w14:textId="77777777" w:rsidTr="00004AC3">
        <w:trPr>
          <w:trHeight w:val="445"/>
        </w:trPr>
        <w:tc>
          <w:tcPr>
            <w:tcW w:w="1508" w:type="dxa"/>
            <w:tcMar>
              <w:top w:w="0" w:type="dxa"/>
              <w:left w:w="72" w:type="dxa"/>
              <w:bottom w:w="0" w:type="dxa"/>
              <w:right w:w="72" w:type="dxa"/>
            </w:tcMar>
            <w:vAlign w:val="center"/>
            <w:hideMark/>
          </w:tcPr>
          <w:p w14:paraId="36AB236E" w14:textId="77777777" w:rsidR="00CD19E4" w:rsidRPr="005B2232" w:rsidRDefault="00CD19E4" w:rsidP="000D745F">
            <w:pPr>
              <w:jc w:val="left"/>
              <w:rPr>
                <w:rFonts w:cs="Segoe UI"/>
                <w:sz w:val="22"/>
                <w:szCs w:val="22"/>
              </w:rPr>
            </w:pPr>
            <w:r w:rsidRPr="005B2232">
              <w:rPr>
                <w:rFonts w:cs="Segoe UI"/>
                <w:sz w:val="22"/>
                <w:szCs w:val="22"/>
              </w:rPr>
              <w:t>N</w:t>
            </w:r>
          </w:p>
        </w:tc>
        <w:tc>
          <w:tcPr>
            <w:tcW w:w="1263" w:type="dxa"/>
            <w:tcMar>
              <w:top w:w="0" w:type="dxa"/>
              <w:left w:w="72" w:type="dxa"/>
              <w:bottom w:w="0" w:type="dxa"/>
              <w:right w:w="72" w:type="dxa"/>
            </w:tcMar>
            <w:vAlign w:val="center"/>
            <w:hideMark/>
          </w:tcPr>
          <w:p w14:paraId="5E7B157D" w14:textId="77777777" w:rsidR="00CD19E4" w:rsidRPr="005B2232" w:rsidRDefault="00CD19E4" w:rsidP="000D745F">
            <w:pPr>
              <w:jc w:val="left"/>
              <w:rPr>
                <w:rFonts w:cs="Segoe UI"/>
                <w:sz w:val="22"/>
                <w:szCs w:val="22"/>
              </w:rPr>
            </w:pPr>
            <w:r w:rsidRPr="005B2232">
              <w:rPr>
                <w:rFonts w:cs="Segoe UI"/>
                <w:sz w:val="22"/>
                <w:szCs w:val="22"/>
              </w:rPr>
              <w:t>Integer</w:t>
            </w:r>
          </w:p>
        </w:tc>
        <w:tc>
          <w:tcPr>
            <w:tcW w:w="6583" w:type="dxa"/>
            <w:tcMar>
              <w:top w:w="0" w:type="dxa"/>
              <w:left w:w="72" w:type="dxa"/>
              <w:bottom w:w="0" w:type="dxa"/>
              <w:right w:w="72" w:type="dxa"/>
            </w:tcMar>
            <w:vAlign w:val="center"/>
            <w:hideMark/>
          </w:tcPr>
          <w:p w14:paraId="32F45725" w14:textId="4C0D93F4" w:rsidR="00CD19E4" w:rsidRPr="005B2232" w:rsidRDefault="00CD19E4" w:rsidP="000D745F">
            <w:pPr>
              <w:jc w:val="left"/>
              <w:rPr>
                <w:rFonts w:cs="Segoe UI"/>
                <w:sz w:val="22"/>
                <w:szCs w:val="22"/>
              </w:rPr>
            </w:pPr>
            <w:r w:rsidRPr="005B2232">
              <w:rPr>
                <w:rFonts w:cs="Segoe UI"/>
                <w:sz w:val="22"/>
                <w:szCs w:val="22"/>
              </w:rPr>
              <w:t>(required) number of</w:t>
            </w:r>
            <w:r w:rsidR="00004AC3">
              <w:rPr>
                <w:rFonts w:cs="Segoe UI"/>
                <w:sz w:val="22"/>
                <w:szCs w:val="22"/>
              </w:rPr>
              <w:t xml:space="preserve"> buckets or</w:t>
            </w:r>
            <w:r w:rsidRPr="005B2232">
              <w:rPr>
                <w:rFonts w:cs="Segoe UI"/>
                <w:sz w:val="22"/>
                <w:szCs w:val="22"/>
              </w:rPr>
              <w:t xml:space="preserve"> blades</w:t>
            </w:r>
          </w:p>
        </w:tc>
      </w:tr>
      <w:tr w:rsidR="00CD19E4" w:rsidRPr="005B2232" w14:paraId="2828CA21" w14:textId="77777777" w:rsidTr="000D745F">
        <w:trPr>
          <w:trHeight w:val="461"/>
        </w:trPr>
        <w:tc>
          <w:tcPr>
            <w:tcW w:w="1508" w:type="dxa"/>
            <w:tcMar>
              <w:top w:w="0" w:type="dxa"/>
              <w:left w:w="72" w:type="dxa"/>
              <w:bottom w:w="0" w:type="dxa"/>
              <w:right w:w="72" w:type="dxa"/>
            </w:tcMar>
            <w:vAlign w:val="center"/>
            <w:hideMark/>
          </w:tcPr>
          <w:p w14:paraId="781FFB1F" w14:textId="77777777" w:rsidR="00CD19E4" w:rsidRPr="005B2232" w:rsidRDefault="00CD19E4" w:rsidP="000D745F">
            <w:pPr>
              <w:jc w:val="left"/>
              <w:rPr>
                <w:rFonts w:cs="Segoe UI"/>
                <w:sz w:val="22"/>
                <w:szCs w:val="22"/>
              </w:rPr>
            </w:pPr>
            <w:r w:rsidRPr="005B2232">
              <w:rPr>
                <w:rFonts w:cs="Segoe UI"/>
                <w:sz w:val="22"/>
                <w:szCs w:val="22"/>
              </w:rPr>
              <w:t>Qopt</w:t>
            </w:r>
          </w:p>
        </w:tc>
        <w:tc>
          <w:tcPr>
            <w:tcW w:w="1263" w:type="dxa"/>
            <w:tcMar>
              <w:top w:w="0" w:type="dxa"/>
              <w:left w:w="72" w:type="dxa"/>
              <w:bottom w:w="0" w:type="dxa"/>
              <w:right w:w="72" w:type="dxa"/>
            </w:tcMar>
            <w:vAlign w:val="center"/>
            <w:hideMark/>
          </w:tcPr>
          <w:p w14:paraId="7DF1D3DC" w14:textId="77777777" w:rsidR="00CD19E4" w:rsidRPr="005B2232" w:rsidRDefault="00CD19E4" w:rsidP="000D745F">
            <w:pPr>
              <w:jc w:val="left"/>
              <w:rPr>
                <w:rFonts w:cs="Segoe UI"/>
                <w:sz w:val="22"/>
                <w:szCs w:val="22"/>
              </w:rPr>
            </w:pPr>
            <w:r w:rsidRPr="005B2232">
              <w:rPr>
                <w:rFonts w:cs="Segoe UI"/>
                <w:sz w:val="22"/>
                <w:szCs w:val="22"/>
              </w:rPr>
              <w:t>Float</w:t>
            </w:r>
          </w:p>
        </w:tc>
        <w:tc>
          <w:tcPr>
            <w:tcW w:w="6583" w:type="dxa"/>
            <w:tcMar>
              <w:top w:w="0" w:type="dxa"/>
              <w:left w:w="72" w:type="dxa"/>
              <w:bottom w:w="0" w:type="dxa"/>
              <w:right w:w="72" w:type="dxa"/>
            </w:tcMar>
            <w:vAlign w:val="center"/>
            <w:hideMark/>
          </w:tcPr>
          <w:p w14:paraId="4159AC03" w14:textId="77777777" w:rsidR="00CD19E4" w:rsidRPr="005B2232" w:rsidRDefault="00CD19E4" w:rsidP="000D745F">
            <w:pPr>
              <w:jc w:val="left"/>
              <w:rPr>
                <w:rFonts w:cs="Segoe UI"/>
                <w:sz w:val="22"/>
                <w:szCs w:val="22"/>
              </w:rPr>
            </w:pPr>
            <w:r w:rsidRPr="005B2232">
              <w:rPr>
                <w:rFonts w:cs="Segoe UI"/>
                <w:sz w:val="22"/>
                <w:szCs w:val="22"/>
              </w:rPr>
              <w:t>(required) most efficient discharge (m</w:t>
            </w:r>
            <w:r w:rsidRPr="005B2232">
              <w:rPr>
                <w:rFonts w:cs="Segoe UI"/>
                <w:sz w:val="22"/>
                <w:szCs w:val="22"/>
                <w:vertAlign w:val="superscript"/>
              </w:rPr>
              <w:t>3</w:t>
            </w:r>
            <w:r w:rsidRPr="005B2232">
              <w:rPr>
                <w:rFonts w:cs="Segoe UI"/>
                <w:sz w:val="22"/>
                <w:szCs w:val="22"/>
              </w:rPr>
              <w:t>/s)</w:t>
            </w:r>
          </w:p>
        </w:tc>
      </w:tr>
      <w:tr w:rsidR="00CD19E4" w:rsidRPr="005B2232" w14:paraId="214590E9" w14:textId="77777777" w:rsidTr="000D745F">
        <w:trPr>
          <w:trHeight w:val="461"/>
        </w:trPr>
        <w:tc>
          <w:tcPr>
            <w:tcW w:w="1508" w:type="dxa"/>
            <w:tcMar>
              <w:top w:w="0" w:type="dxa"/>
              <w:left w:w="72" w:type="dxa"/>
              <w:bottom w:w="0" w:type="dxa"/>
              <w:right w:w="72" w:type="dxa"/>
            </w:tcMar>
            <w:vAlign w:val="center"/>
            <w:hideMark/>
          </w:tcPr>
          <w:p w14:paraId="3FDF2210" w14:textId="77777777" w:rsidR="00CD19E4" w:rsidRPr="005B2232" w:rsidRDefault="00CD19E4" w:rsidP="000D745F">
            <w:pPr>
              <w:jc w:val="left"/>
              <w:rPr>
                <w:rFonts w:cs="Segoe UI"/>
                <w:sz w:val="22"/>
                <w:szCs w:val="22"/>
              </w:rPr>
            </w:pPr>
            <w:r w:rsidRPr="005B2232">
              <w:rPr>
                <w:rFonts w:cs="Segoe UI"/>
                <w:sz w:val="22"/>
                <w:szCs w:val="22"/>
              </w:rPr>
              <w:t>Qcap</w:t>
            </w:r>
          </w:p>
        </w:tc>
        <w:tc>
          <w:tcPr>
            <w:tcW w:w="1263" w:type="dxa"/>
            <w:tcMar>
              <w:top w:w="0" w:type="dxa"/>
              <w:left w:w="72" w:type="dxa"/>
              <w:bottom w:w="0" w:type="dxa"/>
              <w:right w:w="72" w:type="dxa"/>
            </w:tcMar>
            <w:vAlign w:val="center"/>
            <w:hideMark/>
          </w:tcPr>
          <w:p w14:paraId="6E2AA3FD" w14:textId="77777777" w:rsidR="00CD19E4" w:rsidRPr="005B2232" w:rsidRDefault="00CD19E4" w:rsidP="000D745F">
            <w:pPr>
              <w:jc w:val="left"/>
              <w:rPr>
                <w:rFonts w:cs="Segoe UI"/>
                <w:sz w:val="22"/>
                <w:szCs w:val="22"/>
              </w:rPr>
            </w:pPr>
            <w:r w:rsidRPr="005B2232">
              <w:rPr>
                <w:rFonts w:cs="Segoe UI"/>
                <w:sz w:val="22"/>
                <w:szCs w:val="22"/>
              </w:rPr>
              <w:t>Float</w:t>
            </w:r>
          </w:p>
        </w:tc>
        <w:tc>
          <w:tcPr>
            <w:tcW w:w="6583" w:type="dxa"/>
            <w:tcMar>
              <w:top w:w="0" w:type="dxa"/>
              <w:left w:w="72" w:type="dxa"/>
              <w:bottom w:w="0" w:type="dxa"/>
              <w:right w:w="72" w:type="dxa"/>
            </w:tcMar>
            <w:vAlign w:val="center"/>
            <w:hideMark/>
          </w:tcPr>
          <w:p w14:paraId="74E21B7D" w14:textId="77777777" w:rsidR="00CD19E4" w:rsidRPr="005B2232" w:rsidRDefault="00CD19E4" w:rsidP="000D745F">
            <w:pPr>
              <w:jc w:val="left"/>
              <w:rPr>
                <w:rFonts w:cs="Segoe UI"/>
                <w:sz w:val="22"/>
                <w:szCs w:val="22"/>
              </w:rPr>
            </w:pPr>
            <w:r w:rsidRPr="005B2232">
              <w:rPr>
                <w:rFonts w:cs="Segoe UI"/>
                <w:sz w:val="22"/>
                <w:szCs w:val="22"/>
              </w:rPr>
              <w:t>(required) hydraulic capacity of unit (m</w:t>
            </w:r>
            <w:r w:rsidRPr="005B2232">
              <w:rPr>
                <w:rFonts w:cs="Segoe UI"/>
                <w:sz w:val="22"/>
                <w:szCs w:val="22"/>
                <w:vertAlign w:val="superscript"/>
              </w:rPr>
              <w:t>3</w:t>
            </w:r>
            <w:r w:rsidRPr="005B2232">
              <w:rPr>
                <w:rFonts w:cs="Segoe UI"/>
                <w:sz w:val="22"/>
                <w:szCs w:val="22"/>
              </w:rPr>
              <w:t>/s)</w:t>
            </w:r>
          </w:p>
        </w:tc>
      </w:tr>
      <w:tr w:rsidR="00CD19E4" w:rsidRPr="005B2232" w14:paraId="4F129F25" w14:textId="77777777" w:rsidTr="000D745F">
        <w:trPr>
          <w:trHeight w:val="461"/>
        </w:trPr>
        <w:tc>
          <w:tcPr>
            <w:tcW w:w="1508" w:type="dxa"/>
            <w:tcMar>
              <w:top w:w="0" w:type="dxa"/>
              <w:left w:w="72" w:type="dxa"/>
              <w:bottom w:w="0" w:type="dxa"/>
              <w:right w:w="72" w:type="dxa"/>
            </w:tcMar>
            <w:vAlign w:val="center"/>
            <w:hideMark/>
          </w:tcPr>
          <w:p w14:paraId="04D4EFEC" w14:textId="77777777" w:rsidR="00CD19E4" w:rsidRPr="005B2232" w:rsidRDefault="00CD19E4" w:rsidP="000D745F">
            <w:pPr>
              <w:jc w:val="left"/>
              <w:rPr>
                <w:rFonts w:cs="Segoe UI"/>
                <w:sz w:val="22"/>
                <w:szCs w:val="22"/>
              </w:rPr>
            </w:pPr>
            <w:r w:rsidRPr="005B2232">
              <w:rPr>
                <w:rFonts w:cs="Segoe UI"/>
                <w:sz w:val="22"/>
                <w:szCs w:val="22"/>
              </w:rPr>
              <w:t>Qper</w:t>
            </w:r>
          </w:p>
        </w:tc>
        <w:tc>
          <w:tcPr>
            <w:tcW w:w="1263" w:type="dxa"/>
            <w:tcMar>
              <w:top w:w="0" w:type="dxa"/>
              <w:left w:w="72" w:type="dxa"/>
              <w:bottom w:w="0" w:type="dxa"/>
              <w:right w:w="72" w:type="dxa"/>
            </w:tcMar>
            <w:vAlign w:val="center"/>
            <w:hideMark/>
          </w:tcPr>
          <w:p w14:paraId="7804E9D4" w14:textId="77777777" w:rsidR="00CD19E4" w:rsidRPr="005B2232" w:rsidRDefault="00CD19E4" w:rsidP="000D745F">
            <w:pPr>
              <w:jc w:val="left"/>
              <w:rPr>
                <w:rFonts w:cs="Segoe UI"/>
                <w:sz w:val="22"/>
                <w:szCs w:val="22"/>
              </w:rPr>
            </w:pPr>
            <w:r w:rsidRPr="005B2232">
              <w:rPr>
                <w:rFonts w:cs="Segoe UI"/>
                <w:sz w:val="22"/>
                <w:szCs w:val="22"/>
              </w:rPr>
              <w:t>Float</w:t>
            </w:r>
          </w:p>
        </w:tc>
        <w:tc>
          <w:tcPr>
            <w:tcW w:w="6583" w:type="dxa"/>
            <w:tcMar>
              <w:top w:w="0" w:type="dxa"/>
              <w:left w:w="72" w:type="dxa"/>
              <w:bottom w:w="0" w:type="dxa"/>
              <w:right w:w="72" w:type="dxa"/>
            </w:tcMar>
            <w:vAlign w:val="center"/>
            <w:hideMark/>
          </w:tcPr>
          <w:p w14:paraId="6F8B5396" w14:textId="77777777" w:rsidR="00CD19E4" w:rsidRPr="005B2232" w:rsidRDefault="00CD19E4" w:rsidP="000D745F">
            <w:pPr>
              <w:jc w:val="left"/>
              <w:rPr>
                <w:rFonts w:cs="Segoe UI"/>
                <w:sz w:val="22"/>
                <w:szCs w:val="22"/>
              </w:rPr>
            </w:pPr>
            <w:r w:rsidRPr="005B2232">
              <w:rPr>
                <w:rFonts w:cs="Segoe UI"/>
                <w:sz w:val="22"/>
                <w:szCs w:val="22"/>
              </w:rPr>
              <w:t>(not required) percent of capacity at optimum discharge</w:t>
            </w:r>
          </w:p>
        </w:tc>
      </w:tr>
      <w:tr w:rsidR="00CD19E4" w:rsidRPr="005B2232" w14:paraId="0EC8A4AE" w14:textId="77777777" w:rsidTr="000D745F">
        <w:trPr>
          <w:trHeight w:val="461"/>
        </w:trPr>
        <w:tc>
          <w:tcPr>
            <w:tcW w:w="1508" w:type="dxa"/>
            <w:tcMar>
              <w:top w:w="0" w:type="dxa"/>
              <w:left w:w="72" w:type="dxa"/>
              <w:bottom w:w="0" w:type="dxa"/>
              <w:right w:w="72" w:type="dxa"/>
            </w:tcMar>
            <w:vAlign w:val="center"/>
            <w:hideMark/>
          </w:tcPr>
          <w:p w14:paraId="18703FD0" w14:textId="77777777" w:rsidR="00CD19E4" w:rsidRPr="005B2232" w:rsidRDefault="00CD19E4" w:rsidP="000D745F">
            <w:pPr>
              <w:jc w:val="left"/>
              <w:rPr>
                <w:rFonts w:cs="Segoe UI"/>
                <w:sz w:val="22"/>
                <w:szCs w:val="22"/>
              </w:rPr>
            </w:pPr>
            <w:r w:rsidRPr="005B2232">
              <w:rPr>
                <w:rFonts w:cs="Segoe UI"/>
                <w:sz w:val="22"/>
                <w:szCs w:val="22"/>
              </w:rPr>
              <w:t>B</w:t>
            </w:r>
          </w:p>
        </w:tc>
        <w:tc>
          <w:tcPr>
            <w:tcW w:w="1263" w:type="dxa"/>
            <w:tcMar>
              <w:top w:w="0" w:type="dxa"/>
              <w:left w:w="72" w:type="dxa"/>
              <w:bottom w:w="0" w:type="dxa"/>
              <w:right w:w="72" w:type="dxa"/>
            </w:tcMar>
            <w:vAlign w:val="center"/>
            <w:hideMark/>
          </w:tcPr>
          <w:p w14:paraId="254CBB39" w14:textId="77777777" w:rsidR="00CD19E4" w:rsidRPr="005B2232" w:rsidRDefault="00CD19E4" w:rsidP="000D745F">
            <w:pPr>
              <w:jc w:val="left"/>
              <w:rPr>
                <w:rFonts w:cs="Segoe UI"/>
                <w:sz w:val="22"/>
                <w:szCs w:val="22"/>
              </w:rPr>
            </w:pPr>
            <w:r w:rsidRPr="005B2232">
              <w:rPr>
                <w:rFonts w:cs="Segoe UI"/>
                <w:sz w:val="22"/>
                <w:szCs w:val="22"/>
              </w:rPr>
              <w:t>Float</w:t>
            </w:r>
          </w:p>
        </w:tc>
        <w:tc>
          <w:tcPr>
            <w:tcW w:w="6583" w:type="dxa"/>
            <w:tcMar>
              <w:top w:w="0" w:type="dxa"/>
              <w:left w:w="72" w:type="dxa"/>
              <w:bottom w:w="0" w:type="dxa"/>
              <w:right w:w="72" w:type="dxa"/>
            </w:tcMar>
            <w:vAlign w:val="center"/>
            <w:hideMark/>
          </w:tcPr>
          <w:p w14:paraId="0BB73714" w14:textId="77777777" w:rsidR="00CD19E4" w:rsidRPr="005B2232" w:rsidRDefault="00CD19E4" w:rsidP="000D745F">
            <w:pPr>
              <w:jc w:val="left"/>
              <w:rPr>
                <w:rFonts w:cs="Segoe UI"/>
                <w:sz w:val="22"/>
                <w:szCs w:val="22"/>
              </w:rPr>
            </w:pPr>
            <w:r w:rsidRPr="005B2232">
              <w:rPr>
                <w:rFonts w:cs="Segoe UI"/>
                <w:sz w:val="22"/>
                <w:szCs w:val="22"/>
              </w:rPr>
              <w:t>(required - Francis) runner inlet height (m)</w:t>
            </w:r>
          </w:p>
        </w:tc>
      </w:tr>
      <w:tr w:rsidR="00CD19E4" w:rsidRPr="005B2232" w14:paraId="34CBCD2B" w14:textId="77777777" w:rsidTr="000D745F">
        <w:trPr>
          <w:trHeight w:val="461"/>
        </w:trPr>
        <w:tc>
          <w:tcPr>
            <w:tcW w:w="1508" w:type="dxa"/>
            <w:tcMar>
              <w:top w:w="0" w:type="dxa"/>
              <w:left w:w="72" w:type="dxa"/>
              <w:bottom w:w="0" w:type="dxa"/>
              <w:right w:w="72" w:type="dxa"/>
            </w:tcMar>
            <w:vAlign w:val="center"/>
            <w:hideMark/>
          </w:tcPr>
          <w:p w14:paraId="42625358" w14:textId="77777777" w:rsidR="00CD19E4" w:rsidRPr="005B2232" w:rsidRDefault="00CD19E4" w:rsidP="000D745F">
            <w:pPr>
              <w:jc w:val="left"/>
              <w:rPr>
                <w:rFonts w:cs="Segoe UI"/>
                <w:sz w:val="22"/>
                <w:szCs w:val="22"/>
              </w:rPr>
            </w:pPr>
            <w:r w:rsidRPr="005B2232">
              <w:rPr>
                <w:rFonts w:cs="Segoe UI"/>
                <w:sz w:val="22"/>
                <w:szCs w:val="22"/>
              </w:rPr>
              <w:t>ι</w:t>
            </w:r>
          </w:p>
        </w:tc>
        <w:tc>
          <w:tcPr>
            <w:tcW w:w="1263" w:type="dxa"/>
            <w:tcMar>
              <w:top w:w="0" w:type="dxa"/>
              <w:left w:w="72" w:type="dxa"/>
              <w:bottom w:w="0" w:type="dxa"/>
              <w:right w:w="72" w:type="dxa"/>
            </w:tcMar>
            <w:vAlign w:val="center"/>
            <w:hideMark/>
          </w:tcPr>
          <w:p w14:paraId="51243048" w14:textId="77777777" w:rsidR="00CD19E4" w:rsidRPr="005B2232" w:rsidRDefault="00CD19E4" w:rsidP="000D745F">
            <w:pPr>
              <w:jc w:val="left"/>
              <w:rPr>
                <w:rFonts w:cs="Segoe UI"/>
                <w:sz w:val="22"/>
                <w:szCs w:val="22"/>
              </w:rPr>
            </w:pPr>
            <w:r w:rsidRPr="005B2232">
              <w:rPr>
                <w:rFonts w:cs="Segoe UI"/>
                <w:sz w:val="22"/>
                <w:szCs w:val="22"/>
              </w:rPr>
              <w:t>Float</w:t>
            </w:r>
          </w:p>
        </w:tc>
        <w:tc>
          <w:tcPr>
            <w:tcW w:w="6583" w:type="dxa"/>
            <w:tcMar>
              <w:top w:w="0" w:type="dxa"/>
              <w:left w:w="72" w:type="dxa"/>
              <w:bottom w:w="0" w:type="dxa"/>
              <w:right w:w="72" w:type="dxa"/>
            </w:tcMar>
            <w:vAlign w:val="center"/>
            <w:hideMark/>
          </w:tcPr>
          <w:p w14:paraId="745D27C6" w14:textId="77777777" w:rsidR="00CD19E4" w:rsidRPr="005B2232" w:rsidRDefault="00CD19E4" w:rsidP="000D745F">
            <w:pPr>
              <w:jc w:val="left"/>
              <w:rPr>
                <w:rFonts w:cs="Segoe UI"/>
                <w:sz w:val="22"/>
                <w:szCs w:val="22"/>
              </w:rPr>
            </w:pPr>
            <w:r w:rsidRPr="005B2232">
              <w:rPr>
                <w:rFonts w:cs="Segoe UI"/>
                <w:sz w:val="22"/>
                <w:szCs w:val="22"/>
              </w:rPr>
              <w:t>(required - Francis) ratio of exit swirl to no exit swirl - leave at 1.1</w:t>
            </w:r>
          </w:p>
        </w:tc>
      </w:tr>
      <w:tr w:rsidR="00CD19E4" w:rsidRPr="005B2232" w14:paraId="78965BC8" w14:textId="77777777" w:rsidTr="000D745F">
        <w:trPr>
          <w:trHeight w:val="461"/>
        </w:trPr>
        <w:tc>
          <w:tcPr>
            <w:tcW w:w="1508" w:type="dxa"/>
            <w:tcMar>
              <w:top w:w="0" w:type="dxa"/>
              <w:left w:w="72" w:type="dxa"/>
              <w:bottom w:w="0" w:type="dxa"/>
              <w:right w:w="72" w:type="dxa"/>
            </w:tcMar>
            <w:vAlign w:val="center"/>
            <w:hideMark/>
          </w:tcPr>
          <w:p w14:paraId="098AB661" w14:textId="77777777" w:rsidR="00CD19E4" w:rsidRPr="005B2232" w:rsidRDefault="00CD19E4" w:rsidP="000D745F">
            <w:pPr>
              <w:jc w:val="left"/>
              <w:rPr>
                <w:rFonts w:cs="Segoe UI"/>
                <w:sz w:val="22"/>
                <w:szCs w:val="22"/>
              </w:rPr>
            </w:pPr>
            <w:r w:rsidRPr="005B2232">
              <w:rPr>
                <w:rFonts w:cs="Segoe UI"/>
                <w:sz w:val="22"/>
                <w:szCs w:val="22"/>
              </w:rPr>
              <w:t>D1</w:t>
            </w:r>
          </w:p>
        </w:tc>
        <w:tc>
          <w:tcPr>
            <w:tcW w:w="1263" w:type="dxa"/>
            <w:tcMar>
              <w:top w:w="0" w:type="dxa"/>
              <w:left w:w="72" w:type="dxa"/>
              <w:bottom w:w="0" w:type="dxa"/>
              <w:right w:w="72" w:type="dxa"/>
            </w:tcMar>
            <w:vAlign w:val="center"/>
            <w:hideMark/>
          </w:tcPr>
          <w:p w14:paraId="29834CDB" w14:textId="77777777" w:rsidR="00CD19E4" w:rsidRPr="005B2232" w:rsidRDefault="00CD19E4" w:rsidP="000D745F">
            <w:pPr>
              <w:jc w:val="left"/>
              <w:rPr>
                <w:rFonts w:cs="Segoe UI"/>
                <w:sz w:val="22"/>
                <w:szCs w:val="22"/>
              </w:rPr>
            </w:pPr>
            <w:r w:rsidRPr="005B2232">
              <w:rPr>
                <w:rFonts w:cs="Segoe UI"/>
                <w:sz w:val="22"/>
                <w:szCs w:val="22"/>
              </w:rPr>
              <w:t>Float</w:t>
            </w:r>
          </w:p>
        </w:tc>
        <w:tc>
          <w:tcPr>
            <w:tcW w:w="6583" w:type="dxa"/>
            <w:tcMar>
              <w:top w:w="0" w:type="dxa"/>
              <w:left w:w="72" w:type="dxa"/>
              <w:bottom w:w="0" w:type="dxa"/>
              <w:right w:w="72" w:type="dxa"/>
            </w:tcMar>
            <w:vAlign w:val="center"/>
            <w:hideMark/>
          </w:tcPr>
          <w:p w14:paraId="2D282814" w14:textId="77777777" w:rsidR="00CD19E4" w:rsidRPr="005B2232" w:rsidRDefault="00CD19E4" w:rsidP="000D745F">
            <w:pPr>
              <w:jc w:val="left"/>
              <w:rPr>
                <w:rFonts w:cs="Segoe UI"/>
                <w:sz w:val="22"/>
                <w:szCs w:val="22"/>
              </w:rPr>
            </w:pPr>
            <w:r w:rsidRPr="005B2232">
              <w:rPr>
                <w:rFonts w:cs="Segoe UI"/>
                <w:sz w:val="22"/>
                <w:szCs w:val="22"/>
              </w:rPr>
              <w:t>(required - Francis) diameter of runner at inlet (m)</w:t>
            </w:r>
          </w:p>
        </w:tc>
      </w:tr>
      <w:tr w:rsidR="00CD19E4" w:rsidRPr="005B2232" w14:paraId="64B62195" w14:textId="77777777" w:rsidTr="000D745F">
        <w:trPr>
          <w:trHeight w:val="461"/>
        </w:trPr>
        <w:tc>
          <w:tcPr>
            <w:tcW w:w="1508" w:type="dxa"/>
            <w:tcMar>
              <w:top w:w="0" w:type="dxa"/>
              <w:left w:w="72" w:type="dxa"/>
              <w:bottom w:w="0" w:type="dxa"/>
              <w:right w:w="72" w:type="dxa"/>
            </w:tcMar>
            <w:vAlign w:val="center"/>
            <w:hideMark/>
          </w:tcPr>
          <w:p w14:paraId="3B4C03AA" w14:textId="77777777" w:rsidR="00CD19E4" w:rsidRPr="005B2232" w:rsidRDefault="00CD19E4" w:rsidP="000D745F">
            <w:pPr>
              <w:jc w:val="left"/>
              <w:rPr>
                <w:rFonts w:cs="Segoe UI"/>
                <w:sz w:val="22"/>
                <w:szCs w:val="22"/>
              </w:rPr>
            </w:pPr>
            <w:r w:rsidRPr="005B2232">
              <w:rPr>
                <w:rFonts w:cs="Segoe UI"/>
                <w:sz w:val="22"/>
                <w:szCs w:val="22"/>
              </w:rPr>
              <w:lastRenderedPageBreak/>
              <w:t>D2</w:t>
            </w:r>
          </w:p>
        </w:tc>
        <w:tc>
          <w:tcPr>
            <w:tcW w:w="1263" w:type="dxa"/>
            <w:tcMar>
              <w:top w:w="0" w:type="dxa"/>
              <w:left w:w="72" w:type="dxa"/>
              <w:bottom w:w="0" w:type="dxa"/>
              <w:right w:w="72" w:type="dxa"/>
            </w:tcMar>
            <w:vAlign w:val="center"/>
            <w:hideMark/>
          </w:tcPr>
          <w:p w14:paraId="6E355BE9" w14:textId="77777777" w:rsidR="00CD19E4" w:rsidRPr="005B2232" w:rsidRDefault="00CD19E4" w:rsidP="000D745F">
            <w:pPr>
              <w:jc w:val="left"/>
              <w:rPr>
                <w:rFonts w:cs="Segoe UI"/>
                <w:sz w:val="22"/>
                <w:szCs w:val="22"/>
              </w:rPr>
            </w:pPr>
            <w:r w:rsidRPr="005B2232">
              <w:rPr>
                <w:rFonts w:cs="Segoe UI"/>
                <w:sz w:val="22"/>
                <w:szCs w:val="22"/>
              </w:rPr>
              <w:t>Float</w:t>
            </w:r>
          </w:p>
        </w:tc>
        <w:tc>
          <w:tcPr>
            <w:tcW w:w="6583" w:type="dxa"/>
            <w:tcMar>
              <w:top w:w="0" w:type="dxa"/>
              <w:left w:w="72" w:type="dxa"/>
              <w:bottom w:w="0" w:type="dxa"/>
              <w:right w:w="72" w:type="dxa"/>
            </w:tcMar>
            <w:vAlign w:val="center"/>
            <w:hideMark/>
          </w:tcPr>
          <w:p w14:paraId="1013DA9B" w14:textId="77777777" w:rsidR="00CD19E4" w:rsidRPr="005B2232" w:rsidRDefault="00CD19E4" w:rsidP="000D745F">
            <w:pPr>
              <w:jc w:val="left"/>
              <w:rPr>
                <w:rFonts w:cs="Segoe UI"/>
                <w:sz w:val="22"/>
                <w:szCs w:val="22"/>
              </w:rPr>
            </w:pPr>
            <w:r w:rsidRPr="005B2232">
              <w:rPr>
                <w:rFonts w:cs="Segoe UI"/>
                <w:sz w:val="22"/>
                <w:szCs w:val="22"/>
              </w:rPr>
              <w:t>(required - Francis) diameter of runner at outlet (m)</w:t>
            </w:r>
          </w:p>
        </w:tc>
      </w:tr>
      <w:tr w:rsidR="00CD19E4" w:rsidRPr="005B2232" w14:paraId="748251A6" w14:textId="77777777" w:rsidTr="000D745F">
        <w:trPr>
          <w:trHeight w:val="616"/>
        </w:trPr>
        <w:tc>
          <w:tcPr>
            <w:tcW w:w="1508" w:type="dxa"/>
            <w:tcMar>
              <w:top w:w="0" w:type="dxa"/>
              <w:left w:w="72" w:type="dxa"/>
              <w:bottom w:w="0" w:type="dxa"/>
              <w:right w:w="72" w:type="dxa"/>
            </w:tcMar>
            <w:vAlign w:val="center"/>
            <w:hideMark/>
          </w:tcPr>
          <w:p w14:paraId="3A333097" w14:textId="77777777" w:rsidR="00CD19E4" w:rsidRPr="005B2232" w:rsidRDefault="00CD19E4" w:rsidP="000D745F">
            <w:pPr>
              <w:jc w:val="left"/>
              <w:rPr>
                <w:rFonts w:cs="Segoe UI"/>
                <w:sz w:val="22"/>
                <w:szCs w:val="22"/>
              </w:rPr>
            </w:pPr>
            <w:r w:rsidRPr="005B2232">
              <w:rPr>
                <w:rFonts w:cs="Segoe UI"/>
                <w:sz w:val="22"/>
                <w:szCs w:val="22"/>
              </w:rPr>
              <w:t>λ</w:t>
            </w:r>
          </w:p>
        </w:tc>
        <w:tc>
          <w:tcPr>
            <w:tcW w:w="1263" w:type="dxa"/>
            <w:tcMar>
              <w:top w:w="0" w:type="dxa"/>
              <w:left w:w="72" w:type="dxa"/>
              <w:bottom w:w="0" w:type="dxa"/>
              <w:right w:w="72" w:type="dxa"/>
            </w:tcMar>
            <w:vAlign w:val="center"/>
            <w:hideMark/>
          </w:tcPr>
          <w:p w14:paraId="58DBD411" w14:textId="77777777" w:rsidR="00CD19E4" w:rsidRPr="005B2232" w:rsidRDefault="00CD19E4" w:rsidP="000D745F">
            <w:pPr>
              <w:jc w:val="left"/>
              <w:rPr>
                <w:rFonts w:cs="Segoe UI"/>
                <w:sz w:val="22"/>
                <w:szCs w:val="22"/>
              </w:rPr>
            </w:pPr>
            <w:r w:rsidRPr="005B2232">
              <w:rPr>
                <w:rFonts w:cs="Segoe UI"/>
                <w:sz w:val="22"/>
                <w:szCs w:val="22"/>
              </w:rPr>
              <w:t>Float</w:t>
            </w:r>
          </w:p>
        </w:tc>
        <w:tc>
          <w:tcPr>
            <w:tcW w:w="6583" w:type="dxa"/>
            <w:tcMar>
              <w:top w:w="0" w:type="dxa"/>
              <w:left w:w="72" w:type="dxa"/>
              <w:bottom w:w="0" w:type="dxa"/>
              <w:right w:w="72" w:type="dxa"/>
            </w:tcMar>
            <w:vAlign w:val="center"/>
            <w:hideMark/>
          </w:tcPr>
          <w:p w14:paraId="04636765" w14:textId="094982FE" w:rsidR="00CD19E4" w:rsidRPr="005B2232" w:rsidRDefault="00CD19E4" w:rsidP="000D745F">
            <w:pPr>
              <w:jc w:val="left"/>
              <w:rPr>
                <w:rFonts w:cs="Segoe UI"/>
                <w:sz w:val="22"/>
                <w:szCs w:val="22"/>
              </w:rPr>
            </w:pPr>
            <w:r w:rsidRPr="005B2232">
              <w:rPr>
                <w:rFonts w:cs="Segoe UI"/>
                <w:sz w:val="22"/>
                <w:szCs w:val="22"/>
              </w:rPr>
              <w:t>(required) blade strike mortality correlation factor (USFWS recommends 0.2)</w:t>
            </w:r>
          </w:p>
        </w:tc>
      </w:tr>
      <w:tr w:rsidR="00CD19E4" w:rsidRPr="005B2232" w14:paraId="7889B8C3" w14:textId="77777777" w:rsidTr="000D745F">
        <w:trPr>
          <w:trHeight w:val="706"/>
        </w:trPr>
        <w:tc>
          <w:tcPr>
            <w:tcW w:w="1508" w:type="dxa"/>
            <w:tcMar>
              <w:top w:w="0" w:type="dxa"/>
              <w:left w:w="72" w:type="dxa"/>
              <w:bottom w:w="0" w:type="dxa"/>
              <w:right w:w="72" w:type="dxa"/>
            </w:tcMar>
            <w:vAlign w:val="center"/>
            <w:hideMark/>
          </w:tcPr>
          <w:p w14:paraId="468343D7" w14:textId="77777777" w:rsidR="00CD19E4" w:rsidRPr="005B2232" w:rsidRDefault="00CD19E4" w:rsidP="000D745F">
            <w:pPr>
              <w:jc w:val="left"/>
              <w:rPr>
                <w:rFonts w:cs="Segoe UI"/>
                <w:sz w:val="22"/>
                <w:szCs w:val="22"/>
              </w:rPr>
            </w:pPr>
            <w:r w:rsidRPr="005B2232">
              <w:rPr>
                <w:rFonts w:cs="Segoe UI"/>
                <w:sz w:val="22"/>
                <w:szCs w:val="22"/>
              </w:rPr>
              <w:t>roughness</w:t>
            </w:r>
          </w:p>
        </w:tc>
        <w:tc>
          <w:tcPr>
            <w:tcW w:w="1263" w:type="dxa"/>
            <w:tcMar>
              <w:top w:w="0" w:type="dxa"/>
              <w:left w:w="72" w:type="dxa"/>
              <w:bottom w:w="0" w:type="dxa"/>
              <w:right w:w="72" w:type="dxa"/>
            </w:tcMar>
            <w:vAlign w:val="center"/>
            <w:hideMark/>
          </w:tcPr>
          <w:p w14:paraId="34CE76BB" w14:textId="77777777" w:rsidR="00CD19E4" w:rsidRPr="005B2232" w:rsidRDefault="00CD19E4" w:rsidP="000D745F">
            <w:pPr>
              <w:jc w:val="left"/>
              <w:rPr>
                <w:rFonts w:cs="Segoe UI"/>
                <w:sz w:val="22"/>
                <w:szCs w:val="22"/>
              </w:rPr>
            </w:pPr>
            <w:r w:rsidRPr="005B2232">
              <w:rPr>
                <w:rFonts w:cs="Segoe UI"/>
                <w:sz w:val="22"/>
                <w:szCs w:val="22"/>
              </w:rPr>
              <w:t>Float</w:t>
            </w:r>
          </w:p>
        </w:tc>
        <w:tc>
          <w:tcPr>
            <w:tcW w:w="6583" w:type="dxa"/>
            <w:tcMar>
              <w:top w:w="0" w:type="dxa"/>
              <w:left w:w="72" w:type="dxa"/>
              <w:bottom w:w="0" w:type="dxa"/>
              <w:right w:w="72" w:type="dxa"/>
            </w:tcMar>
            <w:vAlign w:val="center"/>
            <w:hideMark/>
          </w:tcPr>
          <w:p w14:paraId="6FADC5CA" w14:textId="37B32593" w:rsidR="00CD19E4" w:rsidRPr="005B2232" w:rsidRDefault="00CD19E4" w:rsidP="000D745F">
            <w:pPr>
              <w:jc w:val="left"/>
              <w:rPr>
                <w:rFonts w:cs="Segoe UI"/>
                <w:sz w:val="22"/>
                <w:szCs w:val="22"/>
              </w:rPr>
            </w:pPr>
            <w:r w:rsidRPr="005B2232">
              <w:rPr>
                <w:rFonts w:cs="Segoe UI"/>
                <w:sz w:val="22"/>
                <w:szCs w:val="22"/>
              </w:rPr>
              <w:t>(required) - roughness coefficient of penstock for head loss calculation when calculating acclimation pressure</w:t>
            </w:r>
            <w:r w:rsidR="00D76105">
              <w:rPr>
                <w:rFonts w:cs="Segoe UI"/>
                <w:sz w:val="22"/>
                <w:szCs w:val="22"/>
              </w:rPr>
              <w:t>, use default value</w:t>
            </w:r>
          </w:p>
        </w:tc>
      </w:tr>
    </w:tbl>
    <w:p w14:paraId="5681FDB6" w14:textId="77777777" w:rsidR="00CD19E4" w:rsidRDefault="00CD19E4" w:rsidP="00C00540">
      <w:pPr>
        <w:spacing w:line="276" w:lineRule="auto"/>
      </w:pPr>
      <w:bookmarkStart w:id="35" w:name="_Toc192847162"/>
    </w:p>
    <w:p w14:paraId="37A51D0B" w14:textId="77777777" w:rsidR="00E2473A" w:rsidRDefault="00E2473A" w:rsidP="00C00540">
      <w:pPr>
        <w:spacing w:line="276" w:lineRule="auto"/>
      </w:pPr>
    </w:p>
    <w:p w14:paraId="53EF061C" w14:textId="77777777" w:rsidR="00CD19E4" w:rsidRPr="004F1386" w:rsidRDefault="00CD19E4" w:rsidP="00CD19E4">
      <w:pPr>
        <w:pStyle w:val="Heading2"/>
      </w:pPr>
      <w:bookmarkStart w:id="36" w:name="_Toc195173440"/>
      <w:r w:rsidRPr="004F1386">
        <w:t>Operating Scenarios</w:t>
      </w:r>
      <w:bookmarkEnd w:id="35"/>
      <w:bookmarkEnd w:id="36"/>
    </w:p>
    <w:p w14:paraId="13CA3598" w14:textId="77777777" w:rsidR="00CD19E4" w:rsidRDefault="00CD19E4" w:rsidP="00C00540">
      <w:pPr>
        <w:spacing w:line="276" w:lineRule="auto"/>
        <w:rPr>
          <w:rFonts w:cs="Segoe UI"/>
          <w:color w:val="1F2328"/>
        </w:rPr>
      </w:pPr>
      <w:r w:rsidRPr="004F1386">
        <w:rPr>
          <w:rFonts w:cs="Segoe UI"/>
          <w:color w:val="1F2328"/>
        </w:rPr>
        <w:t>The </w:t>
      </w:r>
      <w:r w:rsidRPr="004F1386">
        <w:rPr>
          <w:rFonts w:cs="Segoe UI"/>
          <w:b/>
          <w:bCs/>
          <w:color w:val="1F2328"/>
        </w:rPr>
        <w:t>Operating Scenarios</w:t>
      </w:r>
      <w:r w:rsidRPr="004F1386">
        <w:rPr>
          <w:rFonts w:cs="Segoe UI"/>
          <w:color w:val="1F2328"/>
        </w:rPr>
        <w:t> tab tells Stryke how to simulate powerhouse operations. Every season and unit combination must be represented in this table. For run-of-river facilities, it is assumed that the facility will run 24/7, whereas a peaking facility or pumped storage facility will run for a different amount of hours every day as demand dictates. The Scenario, Facility, and Unit fields are pull downs to ensure consistent naming conventions across inputs.</w:t>
      </w:r>
    </w:p>
    <w:p w14:paraId="4F76BE64" w14:textId="77777777" w:rsidR="00CD19E4" w:rsidRPr="004F1386" w:rsidRDefault="00CD19E4" w:rsidP="00C00540">
      <w:pPr>
        <w:spacing w:line="276" w:lineRule="auto"/>
        <w:rPr>
          <w:rFonts w:cs="Segoe UI"/>
          <w:color w:val="1F2328"/>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2" w:type="dxa"/>
          <w:right w:w="72" w:type="dxa"/>
        </w:tblCellMar>
        <w:tblLook w:val="04A0" w:firstRow="1" w:lastRow="0" w:firstColumn="1" w:lastColumn="0" w:noHBand="0" w:noVBand="1"/>
      </w:tblPr>
      <w:tblGrid>
        <w:gridCol w:w="1617"/>
        <w:gridCol w:w="1369"/>
        <w:gridCol w:w="6368"/>
      </w:tblGrid>
      <w:tr w:rsidR="00CD19E4" w:rsidRPr="000D745F" w14:paraId="33A6724E" w14:textId="77777777" w:rsidTr="000D745F">
        <w:trPr>
          <w:trHeight w:val="490"/>
          <w:tblHeader/>
        </w:trPr>
        <w:tc>
          <w:tcPr>
            <w:tcW w:w="1617" w:type="dxa"/>
            <w:shd w:val="clear" w:color="auto" w:fill="9FC39F"/>
            <w:tcMar>
              <w:top w:w="0" w:type="dxa"/>
              <w:left w:w="72" w:type="dxa"/>
              <w:bottom w:w="0" w:type="dxa"/>
              <w:right w:w="72" w:type="dxa"/>
            </w:tcMar>
            <w:vAlign w:val="center"/>
            <w:hideMark/>
          </w:tcPr>
          <w:p w14:paraId="1972E8AF" w14:textId="77777777" w:rsidR="00CD19E4" w:rsidRPr="000D745F" w:rsidRDefault="00CD19E4" w:rsidP="001C24C3">
            <w:pPr>
              <w:jc w:val="center"/>
              <w:rPr>
                <w:rFonts w:cs="Times New Roman"/>
                <w:b/>
                <w:bCs/>
                <w:sz w:val="22"/>
                <w:szCs w:val="22"/>
              </w:rPr>
            </w:pPr>
            <w:r w:rsidRPr="000D745F">
              <w:rPr>
                <w:rFonts w:cs="Times New Roman"/>
                <w:b/>
                <w:bCs/>
                <w:sz w:val="22"/>
                <w:szCs w:val="22"/>
              </w:rPr>
              <w:t>Field</w:t>
            </w:r>
          </w:p>
        </w:tc>
        <w:tc>
          <w:tcPr>
            <w:tcW w:w="1369" w:type="dxa"/>
            <w:shd w:val="clear" w:color="auto" w:fill="9FC39F"/>
            <w:tcMar>
              <w:top w:w="0" w:type="dxa"/>
              <w:left w:w="72" w:type="dxa"/>
              <w:bottom w:w="0" w:type="dxa"/>
              <w:right w:w="72" w:type="dxa"/>
            </w:tcMar>
            <w:vAlign w:val="center"/>
            <w:hideMark/>
          </w:tcPr>
          <w:p w14:paraId="685539B2" w14:textId="77777777" w:rsidR="00CD19E4" w:rsidRPr="000D745F" w:rsidRDefault="00CD19E4" w:rsidP="001C24C3">
            <w:pPr>
              <w:jc w:val="center"/>
              <w:rPr>
                <w:rFonts w:cs="Times New Roman"/>
                <w:b/>
                <w:bCs/>
                <w:sz w:val="22"/>
                <w:szCs w:val="22"/>
              </w:rPr>
            </w:pPr>
            <w:r w:rsidRPr="000D745F">
              <w:rPr>
                <w:rFonts w:cs="Times New Roman"/>
                <w:b/>
                <w:bCs/>
                <w:sz w:val="22"/>
                <w:szCs w:val="22"/>
              </w:rPr>
              <w:t>Data Type</w:t>
            </w:r>
          </w:p>
        </w:tc>
        <w:tc>
          <w:tcPr>
            <w:tcW w:w="6368" w:type="dxa"/>
            <w:shd w:val="clear" w:color="auto" w:fill="9FC39F"/>
            <w:tcMar>
              <w:top w:w="0" w:type="dxa"/>
              <w:left w:w="72" w:type="dxa"/>
              <w:bottom w:w="0" w:type="dxa"/>
              <w:right w:w="72" w:type="dxa"/>
            </w:tcMar>
            <w:vAlign w:val="center"/>
            <w:hideMark/>
          </w:tcPr>
          <w:p w14:paraId="28933D61" w14:textId="77777777" w:rsidR="00CD19E4" w:rsidRPr="000D745F" w:rsidRDefault="00CD19E4" w:rsidP="001C24C3">
            <w:pPr>
              <w:jc w:val="center"/>
              <w:rPr>
                <w:rFonts w:cs="Times New Roman"/>
                <w:b/>
                <w:bCs/>
                <w:sz w:val="22"/>
                <w:szCs w:val="22"/>
              </w:rPr>
            </w:pPr>
            <w:r w:rsidRPr="000D745F">
              <w:rPr>
                <w:rFonts w:cs="Times New Roman"/>
                <w:b/>
                <w:bCs/>
                <w:sz w:val="22"/>
                <w:szCs w:val="22"/>
              </w:rPr>
              <w:t>Comment</w:t>
            </w:r>
          </w:p>
        </w:tc>
      </w:tr>
      <w:tr w:rsidR="00CD19E4" w:rsidRPr="000D745F" w14:paraId="52075017" w14:textId="77777777" w:rsidTr="000D745F">
        <w:trPr>
          <w:trHeight w:val="490"/>
        </w:trPr>
        <w:tc>
          <w:tcPr>
            <w:tcW w:w="1617" w:type="dxa"/>
            <w:tcMar>
              <w:top w:w="0" w:type="dxa"/>
              <w:left w:w="72" w:type="dxa"/>
              <w:bottom w:w="0" w:type="dxa"/>
              <w:right w:w="72" w:type="dxa"/>
            </w:tcMar>
            <w:vAlign w:val="center"/>
            <w:hideMark/>
          </w:tcPr>
          <w:p w14:paraId="137BD96E" w14:textId="77777777" w:rsidR="00CD19E4" w:rsidRPr="000D745F" w:rsidRDefault="00CD19E4" w:rsidP="000D745F">
            <w:pPr>
              <w:jc w:val="left"/>
              <w:rPr>
                <w:rFonts w:cs="Times New Roman"/>
                <w:sz w:val="22"/>
                <w:szCs w:val="22"/>
              </w:rPr>
            </w:pPr>
            <w:r w:rsidRPr="000D745F">
              <w:rPr>
                <w:rFonts w:cs="Times New Roman"/>
                <w:sz w:val="22"/>
                <w:szCs w:val="22"/>
              </w:rPr>
              <w:t>Scenario</w:t>
            </w:r>
          </w:p>
        </w:tc>
        <w:tc>
          <w:tcPr>
            <w:tcW w:w="1369" w:type="dxa"/>
            <w:tcMar>
              <w:top w:w="0" w:type="dxa"/>
              <w:left w:w="72" w:type="dxa"/>
              <w:bottom w:w="0" w:type="dxa"/>
              <w:right w:w="72" w:type="dxa"/>
            </w:tcMar>
            <w:vAlign w:val="center"/>
            <w:hideMark/>
          </w:tcPr>
          <w:p w14:paraId="11510231" w14:textId="77777777" w:rsidR="00CD19E4" w:rsidRPr="000D745F" w:rsidRDefault="00CD19E4" w:rsidP="000D745F">
            <w:pPr>
              <w:jc w:val="left"/>
              <w:rPr>
                <w:rFonts w:cs="Times New Roman"/>
                <w:sz w:val="22"/>
                <w:szCs w:val="22"/>
              </w:rPr>
            </w:pPr>
            <w:r w:rsidRPr="000D745F">
              <w:rPr>
                <w:rFonts w:cs="Times New Roman"/>
                <w:sz w:val="22"/>
                <w:szCs w:val="22"/>
              </w:rPr>
              <w:t>String</w:t>
            </w:r>
          </w:p>
        </w:tc>
        <w:tc>
          <w:tcPr>
            <w:tcW w:w="6368" w:type="dxa"/>
            <w:tcMar>
              <w:top w:w="0" w:type="dxa"/>
              <w:left w:w="72" w:type="dxa"/>
              <w:bottom w:w="0" w:type="dxa"/>
              <w:right w:w="72" w:type="dxa"/>
            </w:tcMar>
            <w:vAlign w:val="center"/>
            <w:hideMark/>
          </w:tcPr>
          <w:p w14:paraId="6BCDD23D" w14:textId="77777777" w:rsidR="00CD19E4" w:rsidRPr="000D745F" w:rsidRDefault="00CD19E4" w:rsidP="000D745F">
            <w:pPr>
              <w:jc w:val="left"/>
              <w:rPr>
                <w:rFonts w:cs="Times New Roman"/>
                <w:sz w:val="22"/>
                <w:szCs w:val="22"/>
              </w:rPr>
            </w:pPr>
            <w:r w:rsidRPr="000D745F">
              <w:rPr>
                <w:rFonts w:cs="Times New Roman"/>
                <w:sz w:val="22"/>
                <w:szCs w:val="22"/>
              </w:rPr>
              <w:t>(required) name of hydrologic scenario</w:t>
            </w:r>
          </w:p>
        </w:tc>
      </w:tr>
      <w:tr w:rsidR="00CD19E4" w:rsidRPr="000D745F" w14:paraId="556B027E" w14:textId="77777777" w:rsidTr="000D745F">
        <w:trPr>
          <w:trHeight w:val="648"/>
        </w:trPr>
        <w:tc>
          <w:tcPr>
            <w:tcW w:w="1617" w:type="dxa"/>
            <w:tcMar>
              <w:top w:w="0" w:type="dxa"/>
              <w:left w:w="72" w:type="dxa"/>
              <w:bottom w:w="0" w:type="dxa"/>
              <w:right w:w="72" w:type="dxa"/>
            </w:tcMar>
            <w:vAlign w:val="center"/>
            <w:hideMark/>
          </w:tcPr>
          <w:p w14:paraId="7D986BC7" w14:textId="77777777" w:rsidR="00CD19E4" w:rsidRPr="000D745F" w:rsidRDefault="00CD19E4" w:rsidP="000D745F">
            <w:pPr>
              <w:jc w:val="left"/>
              <w:rPr>
                <w:rFonts w:cs="Times New Roman"/>
                <w:sz w:val="22"/>
                <w:szCs w:val="22"/>
              </w:rPr>
            </w:pPr>
            <w:r w:rsidRPr="000D745F">
              <w:rPr>
                <w:rFonts w:cs="Times New Roman"/>
                <w:sz w:val="22"/>
                <w:szCs w:val="22"/>
              </w:rPr>
              <w:t>Facility</w:t>
            </w:r>
          </w:p>
        </w:tc>
        <w:tc>
          <w:tcPr>
            <w:tcW w:w="1369" w:type="dxa"/>
            <w:tcMar>
              <w:top w:w="0" w:type="dxa"/>
              <w:left w:w="72" w:type="dxa"/>
              <w:bottom w:w="0" w:type="dxa"/>
              <w:right w:w="72" w:type="dxa"/>
            </w:tcMar>
            <w:vAlign w:val="center"/>
            <w:hideMark/>
          </w:tcPr>
          <w:p w14:paraId="5B6BA0EF" w14:textId="77777777" w:rsidR="00CD19E4" w:rsidRPr="000D745F" w:rsidRDefault="00CD19E4" w:rsidP="000D745F">
            <w:pPr>
              <w:jc w:val="left"/>
              <w:rPr>
                <w:rFonts w:cs="Times New Roman"/>
                <w:sz w:val="22"/>
                <w:szCs w:val="22"/>
              </w:rPr>
            </w:pPr>
            <w:r w:rsidRPr="000D745F">
              <w:rPr>
                <w:rFonts w:cs="Times New Roman"/>
                <w:sz w:val="22"/>
                <w:szCs w:val="22"/>
              </w:rPr>
              <w:t>String</w:t>
            </w:r>
          </w:p>
        </w:tc>
        <w:tc>
          <w:tcPr>
            <w:tcW w:w="6368" w:type="dxa"/>
            <w:tcMar>
              <w:top w:w="0" w:type="dxa"/>
              <w:left w:w="72" w:type="dxa"/>
              <w:bottom w:w="0" w:type="dxa"/>
              <w:right w:w="72" w:type="dxa"/>
            </w:tcMar>
            <w:vAlign w:val="center"/>
            <w:hideMark/>
          </w:tcPr>
          <w:p w14:paraId="4B09E38A" w14:textId="77777777" w:rsidR="00CD19E4" w:rsidRPr="000D745F" w:rsidRDefault="00CD19E4" w:rsidP="000D745F">
            <w:pPr>
              <w:jc w:val="left"/>
              <w:rPr>
                <w:rFonts w:cs="Times New Roman"/>
                <w:sz w:val="22"/>
                <w:szCs w:val="22"/>
              </w:rPr>
            </w:pPr>
            <w:r w:rsidRPr="000D745F">
              <w:rPr>
                <w:rFonts w:cs="Times New Roman"/>
                <w:sz w:val="22"/>
                <w:szCs w:val="22"/>
              </w:rPr>
              <w:t>(required) the name of each facility in the simulation for which we are estimating entrainment</w:t>
            </w:r>
          </w:p>
        </w:tc>
      </w:tr>
      <w:tr w:rsidR="00CD19E4" w:rsidRPr="000D745F" w14:paraId="546C3153" w14:textId="77777777" w:rsidTr="000D745F">
        <w:trPr>
          <w:trHeight w:val="648"/>
        </w:trPr>
        <w:tc>
          <w:tcPr>
            <w:tcW w:w="1617" w:type="dxa"/>
            <w:tcMar>
              <w:top w:w="0" w:type="dxa"/>
              <w:left w:w="72" w:type="dxa"/>
              <w:bottom w:w="0" w:type="dxa"/>
              <w:right w:w="72" w:type="dxa"/>
            </w:tcMar>
            <w:vAlign w:val="center"/>
            <w:hideMark/>
          </w:tcPr>
          <w:p w14:paraId="054B820E" w14:textId="77777777" w:rsidR="00CD19E4" w:rsidRPr="000D745F" w:rsidRDefault="00CD19E4" w:rsidP="000D745F">
            <w:pPr>
              <w:jc w:val="left"/>
              <w:rPr>
                <w:rFonts w:cs="Times New Roman"/>
                <w:sz w:val="22"/>
                <w:szCs w:val="22"/>
              </w:rPr>
            </w:pPr>
            <w:r w:rsidRPr="000D745F">
              <w:rPr>
                <w:rFonts w:cs="Times New Roman"/>
                <w:sz w:val="22"/>
                <w:szCs w:val="22"/>
              </w:rPr>
              <w:t>Unit</w:t>
            </w:r>
          </w:p>
        </w:tc>
        <w:tc>
          <w:tcPr>
            <w:tcW w:w="1369" w:type="dxa"/>
            <w:tcMar>
              <w:top w:w="0" w:type="dxa"/>
              <w:left w:w="72" w:type="dxa"/>
              <w:bottom w:w="0" w:type="dxa"/>
              <w:right w:w="72" w:type="dxa"/>
            </w:tcMar>
            <w:vAlign w:val="center"/>
            <w:hideMark/>
          </w:tcPr>
          <w:p w14:paraId="3CC9043D" w14:textId="77777777" w:rsidR="00CD19E4" w:rsidRPr="000D745F" w:rsidRDefault="00CD19E4" w:rsidP="000D745F">
            <w:pPr>
              <w:jc w:val="left"/>
              <w:rPr>
                <w:rFonts w:cs="Times New Roman"/>
                <w:sz w:val="22"/>
                <w:szCs w:val="22"/>
              </w:rPr>
            </w:pPr>
            <w:r w:rsidRPr="000D745F">
              <w:rPr>
                <w:rFonts w:cs="Times New Roman"/>
                <w:sz w:val="22"/>
                <w:szCs w:val="22"/>
              </w:rPr>
              <w:t>String</w:t>
            </w:r>
          </w:p>
        </w:tc>
        <w:tc>
          <w:tcPr>
            <w:tcW w:w="6368" w:type="dxa"/>
            <w:tcMar>
              <w:top w:w="0" w:type="dxa"/>
              <w:left w:w="72" w:type="dxa"/>
              <w:bottom w:w="0" w:type="dxa"/>
              <w:right w:w="72" w:type="dxa"/>
            </w:tcMar>
            <w:vAlign w:val="center"/>
            <w:hideMark/>
          </w:tcPr>
          <w:p w14:paraId="06B477FF" w14:textId="77777777" w:rsidR="00CD19E4" w:rsidRPr="000D745F" w:rsidRDefault="00CD19E4" w:rsidP="000D745F">
            <w:pPr>
              <w:jc w:val="left"/>
              <w:rPr>
                <w:rFonts w:cs="Times New Roman"/>
                <w:sz w:val="22"/>
                <w:szCs w:val="22"/>
              </w:rPr>
            </w:pPr>
            <w:r w:rsidRPr="000D745F">
              <w:rPr>
                <w:rFonts w:cs="Times New Roman"/>
                <w:sz w:val="22"/>
                <w:szCs w:val="22"/>
              </w:rPr>
              <w:t>(required) turbine unit ID, every turbine in the study gets a unique ID</w:t>
            </w:r>
          </w:p>
        </w:tc>
      </w:tr>
      <w:tr w:rsidR="00CD19E4" w:rsidRPr="000D745F" w14:paraId="32166799" w14:textId="77777777" w:rsidTr="000D745F">
        <w:trPr>
          <w:trHeight w:val="648"/>
        </w:trPr>
        <w:tc>
          <w:tcPr>
            <w:tcW w:w="1617" w:type="dxa"/>
            <w:tcMar>
              <w:top w:w="0" w:type="dxa"/>
              <w:left w:w="72" w:type="dxa"/>
              <w:bottom w:w="0" w:type="dxa"/>
              <w:right w:w="72" w:type="dxa"/>
            </w:tcMar>
            <w:vAlign w:val="center"/>
            <w:hideMark/>
          </w:tcPr>
          <w:p w14:paraId="55AD2620" w14:textId="77777777" w:rsidR="00CD19E4" w:rsidRPr="000D745F" w:rsidRDefault="00CD19E4" w:rsidP="000D745F">
            <w:pPr>
              <w:jc w:val="left"/>
              <w:rPr>
                <w:rFonts w:cs="Times New Roman"/>
                <w:sz w:val="22"/>
                <w:szCs w:val="22"/>
              </w:rPr>
            </w:pPr>
            <w:r w:rsidRPr="000D745F">
              <w:rPr>
                <w:rFonts w:cs="Times New Roman"/>
                <w:sz w:val="22"/>
                <w:szCs w:val="22"/>
              </w:rPr>
              <w:t>Hours</w:t>
            </w:r>
          </w:p>
        </w:tc>
        <w:tc>
          <w:tcPr>
            <w:tcW w:w="1369" w:type="dxa"/>
            <w:tcMar>
              <w:top w:w="0" w:type="dxa"/>
              <w:left w:w="72" w:type="dxa"/>
              <w:bottom w:w="0" w:type="dxa"/>
              <w:right w:w="72" w:type="dxa"/>
            </w:tcMar>
            <w:vAlign w:val="center"/>
            <w:hideMark/>
          </w:tcPr>
          <w:p w14:paraId="6E9C85D2" w14:textId="77777777" w:rsidR="00CD19E4" w:rsidRPr="000D745F" w:rsidRDefault="00CD19E4" w:rsidP="000D745F">
            <w:pPr>
              <w:jc w:val="left"/>
              <w:rPr>
                <w:rFonts w:cs="Times New Roman"/>
                <w:sz w:val="22"/>
                <w:szCs w:val="22"/>
              </w:rPr>
            </w:pPr>
            <w:r w:rsidRPr="000D745F">
              <w:rPr>
                <w:rFonts w:cs="Times New Roman"/>
                <w:sz w:val="22"/>
                <w:szCs w:val="22"/>
              </w:rPr>
              <w:t>Integer</w:t>
            </w:r>
          </w:p>
        </w:tc>
        <w:tc>
          <w:tcPr>
            <w:tcW w:w="6368" w:type="dxa"/>
            <w:tcMar>
              <w:top w:w="0" w:type="dxa"/>
              <w:left w:w="72" w:type="dxa"/>
              <w:bottom w:w="0" w:type="dxa"/>
              <w:right w:w="72" w:type="dxa"/>
            </w:tcMar>
            <w:vAlign w:val="center"/>
            <w:hideMark/>
          </w:tcPr>
          <w:p w14:paraId="05C6AE39" w14:textId="1C35566E" w:rsidR="00CD19E4" w:rsidRPr="000D745F" w:rsidRDefault="00CD19E4" w:rsidP="000D745F">
            <w:pPr>
              <w:jc w:val="left"/>
              <w:rPr>
                <w:rFonts w:cs="Times New Roman"/>
                <w:sz w:val="22"/>
                <w:szCs w:val="22"/>
              </w:rPr>
            </w:pPr>
            <w:r w:rsidRPr="000D745F">
              <w:rPr>
                <w:rFonts w:cs="Times New Roman"/>
                <w:sz w:val="22"/>
                <w:szCs w:val="22"/>
              </w:rPr>
              <w:t xml:space="preserve">(not required) number of hours facility runs every day; if </w:t>
            </w:r>
            <w:r w:rsidR="00C232B1">
              <w:rPr>
                <w:rFonts w:cs="Times New Roman"/>
                <w:sz w:val="22"/>
                <w:szCs w:val="22"/>
              </w:rPr>
              <w:t>describing with probabilities</w:t>
            </w:r>
            <w:r w:rsidRPr="000D745F">
              <w:rPr>
                <w:rFonts w:cs="Times New Roman"/>
                <w:sz w:val="22"/>
                <w:szCs w:val="22"/>
              </w:rPr>
              <w:t>, leave blank</w:t>
            </w:r>
          </w:p>
        </w:tc>
      </w:tr>
      <w:tr w:rsidR="00CD19E4" w:rsidRPr="000D745F" w14:paraId="393ABC14" w14:textId="77777777" w:rsidTr="000D745F">
        <w:trPr>
          <w:trHeight w:val="490"/>
        </w:trPr>
        <w:tc>
          <w:tcPr>
            <w:tcW w:w="1617" w:type="dxa"/>
            <w:tcMar>
              <w:top w:w="0" w:type="dxa"/>
              <w:left w:w="72" w:type="dxa"/>
              <w:bottom w:w="0" w:type="dxa"/>
              <w:right w:w="72" w:type="dxa"/>
            </w:tcMar>
            <w:vAlign w:val="center"/>
            <w:hideMark/>
          </w:tcPr>
          <w:p w14:paraId="2091167A" w14:textId="77777777" w:rsidR="00CD19E4" w:rsidRPr="000D745F" w:rsidRDefault="00CD19E4" w:rsidP="000D745F">
            <w:pPr>
              <w:jc w:val="left"/>
              <w:rPr>
                <w:rFonts w:cs="Times New Roman"/>
                <w:sz w:val="22"/>
                <w:szCs w:val="22"/>
              </w:rPr>
            </w:pPr>
            <w:r w:rsidRPr="000D745F">
              <w:rPr>
                <w:rFonts w:cs="Times New Roman"/>
                <w:sz w:val="22"/>
                <w:szCs w:val="22"/>
              </w:rPr>
              <w:t>Prob_Not_Op</w:t>
            </w:r>
          </w:p>
        </w:tc>
        <w:tc>
          <w:tcPr>
            <w:tcW w:w="1369" w:type="dxa"/>
            <w:tcMar>
              <w:top w:w="0" w:type="dxa"/>
              <w:left w:w="72" w:type="dxa"/>
              <w:bottom w:w="0" w:type="dxa"/>
              <w:right w:w="72" w:type="dxa"/>
            </w:tcMar>
            <w:vAlign w:val="center"/>
            <w:hideMark/>
          </w:tcPr>
          <w:p w14:paraId="7917FB24" w14:textId="77777777" w:rsidR="00CD19E4" w:rsidRPr="000D745F" w:rsidRDefault="00CD19E4" w:rsidP="000D745F">
            <w:pPr>
              <w:jc w:val="left"/>
              <w:rPr>
                <w:rFonts w:cs="Times New Roman"/>
                <w:sz w:val="22"/>
                <w:szCs w:val="22"/>
              </w:rPr>
            </w:pPr>
            <w:r w:rsidRPr="000D745F">
              <w:rPr>
                <w:rFonts w:cs="Times New Roman"/>
                <w:sz w:val="22"/>
                <w:szCs w:val="22"/>
              </w:rPr>
              <w:t>Float</w:t>
            </w:r>
          </w:p>
        </w:tc>
        <w:tc>
          <w:tcPr>
            <w:tcW w:w="6368" w:type="dxa"/>
            <w:tcMar>
              <w:top w:w="0" w:type="dxa"/>
              <w:left w:w="72" w:type="dxa"/>
              <w:bottom w:w="0" w:type="dxa"/>
              <w:right w:w="72" w:type="dxa"/>
            </w:tcMar>
            <w:vAlign w:val="center"/>
            <w:hideMark/>
          </w:tcPr>
          <w:p w14:paraId="280A9675" w14:textId="4BA0AC1C" w:rsidR="00CD19E4" w:rsidRPr="000D745F" w:rsidRDefault="00CD19E4" w:rsidP="000D745F">
            <w:pPr>
              <w:jc w:val="left"/>
              <w:rPr>
                <w:rFonts w:cs="Times New Roman"/>
                <w:sz w:val="22"/>
                <w:szCs w:val="22"/>
              </w:rPr>
            </w:pPr>
            <w:r w:rsidRPr="000D745F">
              <w:rPr>
                <w:rFonts w:cs="Times New Roman"/>
                <w:sz w:val="22"/>
                <w:szCs w:val="22"/>
              </w:rPr>
              <w:t>(not required</w:t>
            </w:r>
            <w:r w:rsidR="00C232B1">
              <w:rPr>
                <w:rFonts w:cs="Times New Roman"/>
                <w:sz w:val="22"/>
                <w:szCs w:val="22"/>
              </w:rPr>
              <w:t xml:space="preserve">, </w:t>
            </w:r>
            <w:r w:rsidR="00C232B1" w:rsidRPr="00F97610">
              <w:rPr>
                <w:rFonts w:cs="Times New Roman"/>
                <w:b/>
                <w:bCs/>
                <w:i/>
                <w:iCs/>
                <w:sz w:val="22"/>
                <w:szCs w:val="22"/>
              </w:rPr>
              <w:t>advanced user setting</w:t>
            </w:r>
            <w:r w:rsidRPr="000D745F">
              <w:rPr>
                <w:rFonts w:cs="Times New Roman"/>
                <w:sz w:val="22"/>
                <w:szCs w:val="22"/>
              </w:rPr>
              <w:t>) Binomial probability of facility is not operating</w:t>
            </w:r>
          </w:p>
        </w:tc>
      </w:tr>
      <w:tr w:rsidR="00CD19E4" w:rsidRPr="000D745F" w14:paraId="7891AFF2" w14:textId="77777777" w:rsidTr="000D745F">
        <w:trPr>
          <w:trHeight w:val="648"/>
        </w:trPr>
        <w:tc>
          <w:tcPr>
            <w:tcW w:w="1617" w:type="dxa"/>
            <w:tcMar>
              <w:top w:w="0" w:type="dxa"/>
              <w:left w:w="72" w:type="dxa"/>
              <w:bottom w:w="0" w:type="dxa"/>
              <w:right w:w="72" w:type="dxa"/>
            </w:tcMar>
            <w:vAlign w:val="center"/>
            <w:hideMark/>
          </w:tcPr>
          <w:p w14:paraId="1D4E203D" w14:textId="77777777" w:rsidR="00CD19E4" w:rsidRPr="000D745F" w:rsidRDefault="00CD19E4" w:rsidP="000D745F">
            <w:pPr>
              <w:jc w:val="left"/>
              <w:rPr>
                <w:rFonts w:cs="Times New Roman"/>
                <w:sz w:val="22"/>
                <w:szCs w:val="22"/>
              </w:rPr>
            </w:pPr>
            <w:r w:rsidRPr="000D745F">
              <w:rPr>
                <w:rFonts w:cs="Times New Roman"/>
                <w:sz w:val="22"/>
                <w:szCs w:val="22"/>
              </w:rPr>
              <w:t>shape</w:t>
            </w:r>
          </w:p>
        </w:tc>
        <w:tc>
          <w:tcPr>
            <w:tcW w:w="1369" w:type="dxa"/>
            <w:tcMar>
              <w:top w:w="0" w:type="dxa"/>
              <w:left w:w="72" w:type="dxa"/>
              <w:bottom w:w="0" w:type="dxa"/>
              <w:right w:w="72" w:type="dxa"/>
            </w:tcMar>
            <w:vAlign w:val="center"/>
            <w:hideMark/>
          </w:tcPr>
          <w:p w14:paraId="593776E3" w14:textId="77777777" w:rsidR="00CD19E4" w:rsidRPr="000D745F" w:rsidRDefault="00CD19E4" w:rsidP="000D745F">
            <w:pPr>
              <w:jc w:val="left"/>
              <w:rPr>
                <w:rFonts w:cs="Times New Roman"/>
                <w:sz w:val="22"/>
                <w:szCs w:val="22"/>
              </w:rPr>
            </w:pPr>
            <w:r w:rsidRPr="000D745F">
              <w:rPr>
                <w:rFonts w:cs="Times New Roman"/>
                <w:sz w:val="22"/>
                <w:szCs w:val="22"/>
              </w:rPr>
              <w:t>String</w:t>
            </w:r>
          </w:p>
        </w:tc>
        <w:tc>
          <w:tcPr>
            <w:tcW w:w="6368" w:type="dxa"/>
            <w:tcMar>
              <w:top w:w="0" w:type="dxa"/>
              <w:left w:w="72" w:type="dxa"/>
              <w:bottom w:w="0" w:type="dxa"/>
              <w:right w:w="72" w:type="dxa"/>
            </w:tcMar>
            <w:vAlign w:val="center"/>
            <w:hideMark/>
          </w:tcPr>
          <w:p w14:paraId="3FD8BB2E" w14:textId="456B39B8" w:rsidR="00CD19E4" w:rsidRPr="000D745F" w:rsidRDefault="00CD19E4" w:rsidP="000D745F">
            <w:pPr>
              <w:jc w:val="left"/>
              <w:rPr>
                <w:rFonts w:cs="Times New Roman"/>
                <w:sz w:val="22"/>
                <w:szCs w:val="22"/>
              </w:rPr>
            </w:pPr>
            <w:r w:rsidRPr="000D745F">
              <w:rPr>
                <w:rFonts w:cs="Times New Roman"/>
                <w:sz w:val="22"/>
                <w:szCs w:val="22"/>
              </w:rPr>
              <w:t>(not required</w:t>
            </w:r>
            <w:r w:rsidR="00C232B1">
              <w:rPr>
                <w:rFonts w:cs="Times New Roman"/>
                <w:sz w:val="22"/>
                <w:szCs w:val="22"/>
              </w:rPr>
              <w:t xml:space="preserve">, </w:t>
            </w:r>
            <w:r w:rsidR="00C232B1" w:rsidRPr="00F97610">
              <w:rPr>
                <w:rFonts w:cs="Times New Roman"/>
                <w:b/>
                <w:bCs/>
                <w:i/>
                <w:iCs/>
                <w:sz w:val="22"/>
                <w:szCs w:val="22"/>
              </w:rPr>
              <w:t>advanced user setting</w:t>
            </w:r>
            <w:r w:rsidRPr="000D745F">
              <w:rPr>
                <w:rFonts w:cs="Times New Roman"/>
                <w:sz w:val="22"/>
                <w:szCs w:val="22"/>
              </w:rPr>
              <w:t>) Scipy Log Normal shape parameter for distribution describing hours operated</w:t>
            </w:r>
          </w:p>
        </w:tc>
      </w:tr>
      <w:tr w:rsidR="00CD19E4" w:rsidRPr="000D745F" w14:paraId="0CDE7967" w14:textId="77777777" w:rsidTr="000D745F">
        <w:trPr>
          <w:trHeight w:val="648"/>
        </w:trPr>
        <w:tc>
          <w:tcPr>
            <w:tcW w:w="1617" w:type="dxa"/>
            <w:tcMar>
              <w:top w:w="0" w:type="dxa"/>
              <w:left w:w="72" w:type="dxa"/>
              <w:bottom w:w="0" w:type="dxa"/>
              <w:right w:w="72" w:type="dxa"/>
            </w:tcMar>
            <w:vAlign w:val="center"/>
            <w:hideMark/>
          </w:tcPr>
          <w:p w14:paraId="0817C7C3" w14:textId="77777777" w:rsidR="00CD19E4" w:rsidRPr="000D745F" w:rsidRDefault="00CD19E4" w:rsidP="000D745F">
            <w:pPr>
              <w:jc w:val="left"/>
              <w:rPr>
                <w:rFonts w:cs="Times New Roman"/>
                <w:sz w:val="22"/>
                <w:szCs w:val="22"/>
              </w:rPr>
            </w:pPr>
            <w:r w:rsidRPr="000D745F">
              <w:rPr>
                <w:rFonts w:cs="Times New Roman"/>
                <w:sz w:val="22"/>
                <w:szCs w:val="22"/>
              </w:rPr>
              <w:t>location</w:t>
            </w:r>
          </w:p>
        </w:tc>
        <w:tc>
          <w:tcPr>
            <w:tcW w:w="1369" w:type="dxa"/>
            <w:tcMar>
              <w:top w:w="0" w:type="dxa"/>
              <w:left w:w="72" w:type="dxa"/>
              <w:bottom w:w="0" w:type="dxa"/>
              <w:right w:w="72" w:type="dxa"/>
            </w:tcMar>
            <w:vAlign w:val="center"/>
            <w:hideMark/>
          </w:tcPr>
          <w:p w14:paraId="1357263C" w14:textId="77777777" w:rsidR="00CD19E4" w:rsidRPr="000D745F" w:rsidRDefault="00CD19E4" w:rsidP="000D745F">
            <w:pPr>
              <w:jc w:val="left"/>
              <w:rPr>
                <w:rFonts w:cs="Times New Roman"/>
                <w:sz w:val="22"/>
                <w:szCs w:val="22"/>
              </w:rPr>
            </w:pPr>
            <w:r w:rsidRPr="000D745F">
              <w:rPr>
                <w:rFonts w:cs="Times New Roman"/>
                <w:sz w:val="22"/>
                <w:szCs w:val="22"/>
              </w:rPr>
              <w:t>Float</w:t>
            </w:r>
          </w:p>
        </w:tc>
        <w:tc>
          <w:tcPr>
            <w:tcW w:w="6368" w:type="dxa"/>
            <w:tcMar>
              <w:top w:w="0" w:type="dxa"/>
              <w:left w:w="72" w:type="dxa"/>
              <w:bottom w:w="0" w:type="dxa"/>
              <w:right w:w="72" w:type="dxa"/>
            </w:tcMar>
            <w:vAlign w:val="center"/>
            <w:hideMark/>
          </w:tcPr>
          <w:p w14:paraId="11628D96" w14:textId="16219515" w:rsidR="00CD19E4" w:rsidRPr="000D745F" w:rsidRDefault="00CD19E4" w:rsidP="000D745F">
            <w:pPr>
              <w:jc w:val="left"/>
              <w:rPr>
                <w:rFonts w:cs="Times New Roman"/>
                <w:sz w:val="22"/>
                <w:szCs w:val="22"/>
              </w:rPr>
            </w:pPr>
            <w:r w:rsidRPr="000D745F">
              <w:rPr>
                <w:rFonts w:cs="Times New Roman"/>
                <w:sz w:val="22"/>
                <w:szCs w:val="22"/>
              </w:rPr>
              <w:t>(not required</w:t>
            </w:r>
            <w:r w:rsidR="00C232B1">
              <w:rPr>
                <w:rFonts w:cs="Times New Roman"/>
                <w:sz w:val="22"/>
                <w:szCs w:val="22"/>
              </w:rPr>
              <w:t xml:space="preserve">, </w:t>
            </w:r>
            <w:r w:rsidR="00C232B1" w:rsidRPr="00F97610">
              <w:rPr>
                <w:rFonts w:cs="Times New Roman"/>
                <w:b/>
                <w:bCs/>
                <w:i/>
                <w:iCs/>
                <w:sz w:val="22"/>
                <w:szCs w:val="22"/>
              </w:rPr>
              <w:t>advanced user setting</w:t>
            </w:r>
            <w:r w:rsidRPr="000D745F">
              <w:rPr>
                <w:rFonts w:cs="Times New Roman"/>
                <w:sz w:val="22"/>
                <w:szCs w:val="22"/>
              </w:rPr>
              <w:t>) Scipy Log Normal location parameter for distribution describing hours operated</w:t>
            </w:r>
          </w:p>
        </w:tc>
      </w:tr>
      <w:tr w:rsidR="00CD19E4" w:rsidRPr="000D745F" w14:paraId="16E31BF1" w14:textId="77777777" w:rsidTr="000D745F">
        <w:trPr>
          <w:trHeight w:val="648"/>
        </w:trPr>
        <w:tc>
          <w:tcPr>
            <w:tcW w:w="1617" w:type="dxa"/>
            <w:tcMar>
              <w:top w:w="0" w:type="dxa"/>
              <w:left w:w="72" w:type="dxa"/>
              <w:bottom w:w="0" w:type="dxa"/>
              <w:right w:w="72" w:type="dxa"/>
            </w:tcMar>
            <w:vAlign w:val="center"/>
            <w:hideMark/>
          </w:tcPr>
          <w:p w14:paraId="4DE429F3" w14:textId="77777777" w:rsidR="00CD19E4" w:rsidRPr="000D745F" w:rsidRDefault="00CD19E4" w:rsidP="000D745F">
            <w:pPr>
              <w:jc w:val="left"/>
              <w:rPr>
                <w:rFonts w:cs="Times New Roman"/>
                <w:sz w:val="22"/>
                <w:szCs w:val="22"/>
              </w:rPr>
            </w:pPr>
            <w:r w:rsidRPr="000D745F">
              <w:rPr>
                <w:rFonts w:cs="Times New Roman"/>
                <w:sz w:val="22"/>
                <w:szCs w:val="22"/>
              </w:rPr>
              <w:t>scale</w:t>
            </w:r>
          </w:p>
        </w:tc>
        <w:tc>
          <w:tcPr>
            <w:tcW w:w="1369" w:type="dxa"/>
            <w:tcMar>
              <w:top w:w="0" w:type="dxa"/>
              <w:left w:w="72" w:type="dxa"/>
              <w:bottom w:w="0" w:type="dxa"/>
              <w:right w:w="72" w:type="dxa"/>
            </w:tcMar>
            <w:vAlign w:val="center"/>
            <w:hideMark/>
          </w:tcPr>
          <w:p w14:paraId="452A3EB2" w14:textId="77777777" w:rsidR="00CD19E4" w:rsidRPr="000D745F" w:rsidRDefault="00CD19E4" w:rsidP="000D745F">
            <w:pPr>
              <w:jc w:val="left"/>
              <w:rPr>
                <w:rFonts w:cs="Times New Roman"/>
                <w:sz w:val="22"/>
                <w:szCs w:val="22"/>
              </w:rPr>
            </w:pPr>
            <w:r w:rsidRPr="000D745F">
              <w:rPr>
                <w:rFonts w:cs="Times New Roman"/>
                <w:sz w:val="22"/>
                <w:szCs w:val="22"/>
              </w:rPr>
              <w:t>String</w:t>
            </w:r>
          </w:p>
        </w:tc>
        <w:tc>
          <w:tcPr>
            <w:tcW w:w="6368" w:type="dxa"/>
            <w:tcMar>
              <w:top w:w="0" w:type="dxa"/>
              <w:left w:w="72" w:type="dxa"/>
              <w:bottom w:w="0" w:type="dxa"/>
              <w:right w:w="72" w:type="dxa"/>
            </w:tcMar>
            <w:vAlign w:val="center"/>
            <w:hideMark/>
          </w:tcPr>
          <w:p w14:paraId="00B41054" w14:textId="603176CB" w:rsidR="00CD19E4" w:rsidRPr="000D745F" w:rsidRDefault="00CD19E4" w:rsidP="000D745F">
            <w:pPr>
              <w:jc w:val="left"/>
              <w:rPr>
                <w:rFonts w:cs="Times New Roman"/>
                <w:sz w:val="22"/>
                <w:szCs w:val="22"/>
              </w:rPr>
            </w:pPr>
            <w:r w:rsidRPr="000D745F">
              <w:rPr>
                <w:rFonts w:cs="Times New Roman"/>
                <w:sz w:val="22"/>
                <w:szCs w:val="22"/>
              </w:rPr>
              <w:t>(not required</w:t>
            </w:r>
            <w:r w:rsidR="00C232B1">
              <w:rPr>
                <w:rFonts w:cs="Times New Roman"/>
                <w:sz w:val="22"/>
                <w:szCs w:val="22"/>
              </w:rPr>
              <w:t xml:space="preserve">, </w:t>
            </w:r>
            <w:r w:rsidR="00C232B1" w:rsidRPr="00F97610">
              <w:rPr>
                <w:rFonts w:cs="Times New Roman"/>
                <w:b/>
                <w:bCs/>
                <w:i/>
                <w:iCs/>
                <w:sz w:val="22"/>
                <w:szCs w:val="22"/>
              </w:rPr>
              <w:t>advanced user setting</w:t>
            </w:r>
            <w:r w:rsidRPr="000D745F">
              <w:rPr>
                <w:rFonts w:cs="Times New Roman"/>
                <w:sz w:val="22"/>
                <w:szCs w:val="22"/>
              </w:rPr>
              <w:t>) Scipy Log Normal scale parameter for distribution describing hours operated</w:t>
            </w:r>
          </w:p>
        </w:tc>
      </w:tr>
    </w:tbl>
    <w:p w14:paraId="21B3B396" w14:textId="77777777" w:rsidR="00CD19E4" w:rsidRDefault="00CD19E4" w:rsidP="00C00540">
      <w:pPr>
        <w:spacing w:line="276" w:lineRule="auto"/>
        <w:rPr>
          <w:rFonts w:cs="Segoe UI"/>
          <w:color w:val="1F2328"/>
        </w:rPr>
      </w:pPr>
    </w:p>
    <w:p w14:paraId="05FD47F7" w14:textId="77777777" w:rsidR="00CD19E4" w:rsidRDefault="00CD19E4" w:rsidP="00C00540">
      <w:pPr>
        <w:spacing w:line="276" w:lineRule="auto"/>
        <w:rPr>
          <w:rFonts w:cs="Segoe UI"/>
          <w:color w:val="1F2328"/>
        </w:rPr>
      </w:pPr>
      <w:r w:rsidRPr="004F1386">
        <w:rPr>
          <w:rFonts w:cs="Segoe UI"/>
          <w:color w:val="1F2328"/>
        </w:rPr>
        <w:t>The setup for run-of-river facilities is</w:t>
      </w:r>
      <w:r>
        <w:rPr>
          <w:rFonts w:cs="Segoe UI"/>
          <w:color w:val="1F2328"/>
        </w:rPr>
        <w:t xml:space="preserve"> b</w:t>
      </w:r>
      <w:r w:rsidRPr="004F1386">
        <w:rPr>
          <w:rFonts w:cs="Segoe UI"/>
          <w:color w:val="1F2328"/>
        </w:rPr>
        <w:t>elow:</w:t>
      </w:r>
    </w:p>
    <w:p w14:paraId="60BE8EFB" w14:textId="77777777" w:rsidR="00CD19E4" w:rsidRDefault="00CD19E4" w:rsidP="00CD19E4">
      <w:pPr>
        <w:shd w:val="clear" w:color="auto" w:fill="FFFFFF"/>
        <w:spacing w:after="100" w:afterAutospacing="1"/>
        <w:rPr>
          <w:rFonts w:cs="Segoe UI"/>
          <w:color w:val="1F2328"/>
        </w:rPr>
      </w:pPr>
      <w:r w:rsidRPr="004F1386">
        <w:rPr>
          <w:rFonts w:cs="Segoe UI"/>
          <w:noProof/>
          <w:color w:val="0000FF"/>
        </w:rPr>
        <w:lastRenderedPageBreak/>
        <w:drawing>
          <wp:inline distT="0" distB="0" distL="0" distR="0" wp14:anchorId="435E297F" wp14:editId="5FE402A3">
            <wp:extent cx="5903383" cy="3077155"/>
            <wp:effectExtent l="0" t="0" r="2540" b="9525"/>
            <wp:docPr id="18" name="Picture 12" descr="run of river op scen">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un of river op scen">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09717" cy="3080457"/>
                    </a:xfrm>
                    <a:prstGeom prst="rect">
                      <a:avLst/>
                    </a:prstGeom>
                    <a:noFill/>
                    <a:ln>
                      <a:noFill/>
                    </a:ln>
                  </pic:spPr>
                </pic:pic>
              </a:graphicData>
            </a:graphic>
          </wp:inline>
        </w:drawing>
      </w:r>
    </w:p>
    <w:p w14:paraId="11FA6FE3" w14:textId="77777777" w:rsidR="00CD19E4" w:rsidRDefault="00CD19E4" w:rsidP="00C00540">
      <w:pPr>
        <w:spacing w:line="276" w:lineRule="auto"/>
        <w:rPr>
          <w:rFonts w:cs="Segoe UI"/>
          <w:b/>
          <w:bCs/>
          <w:color w:val="1F2328"/>
        </w:rPr>
      </w:pPr>
      <w:r w:rsidRPr="004F1386">
        <w:rPr>
          <w:rFonts w:cs="Segoe UI"/>
          <w:b/>
          <w:bCs/>
          <w:color w:val="1F2328"/>
        </w:rPr>
        <w:t>Note, every season and unit combination represented.</w:t>
      </w:r>
    </w:p>
    <w:p w14:paraId="4FA30924" w14:textId="77777777" w:rsidR="00CD19E4" w:rsidRPr="004F1386" w:rsidRDefault="00CD19E4" w:rsidP="00C00540">
      <w:pPr>
        <w:spacing w:line="276" w:lineRule="auto"/>
        <w:rPr>
          <w:rFonts w:cs="Segoe UI"/>
          <w:color w:val="1F2328"/>
        </w:rPr>
      </w:pPr>
    </w:p>
    <w:p w14:paraId="3CA29454" w14:textId="4AA26F8B" w:rsidR="00CD19E4" w:rsidRDefault="00CD19E4" w:rsidP="00C00540">
      <w:pPr>
        <w:spacing w:line="276" w:lineRule="auto"/>
        <w:rPr>
          <w:rFonts w:cs="Segoe UI"/>
          <w:color w:val="1F2328"/>
        </w:rPr>
      </w:pPr>
      <w:r w:rsidRPr="004F1386">
        <w:rPr>
          <w:rFonts w:cs="Segoe UI"/>
          <w:color w:val="1F2328"/>
        </w:rPr>
        <w:t>The following image depicts </w:t>
      </w:r>
      <w:r w:rsidRPr="004F1386">
        <w:rPr>
          <w:rFonts w:cs="Segoe UI"/>
          <w:b/>
          <w:bCs/>
          <w:color w:val="1F2328"/>
        </w:rPr>
        <w:t>Operation Scenarios</w:t>
      </w:r>
      <w:r w:rsidRPr="004F1386">
        <w:rPr>
          <w:rFonts w:cs="Segoe UI"/>
          <w:color w:val="1F2328"/>
        </w:rPr>
        <w:t> for peaking and pumped storage projects, which are assumed to operate on demand. Operations at these facilities can be described with</w:t>
      </w:r>
      <w:r w:rsidR="005A7ADE">
        <w:rPr>
          <w:rFonts w:cs="Segoe UI"/>
          <w:color w:val="1F2328"/>
        </w:rPr>
        <w:t xml:space="preserve"> a number of hours or</w:t>
      </w:r>
      <w:r w:rsidRPr="004F1386">
        <w:rPr>
          <w:rFonts w:cs="Segoe UI"/>
          <w:color w:val="1F2328"/>
        </w:rPr>
        <w:t xml:space="preserve"> two probabilities: the probability that a facility will or will operate, and given that the facility is operating, the probability that a facility will operate for n hours. These parameters are modeled with a binomial and log normal respectively. Note, Stryke requires shape parameters to be fitted with </w:t>
      </w:r>
      <w:hyperlink r:id="rId27" w:history="1">
        <w:r w:rsidRPr="004F1386">
          <w:rPr>
            <w:rFonts w:cs="Segoe UI"/>
            <w:color w:val="0000FF"/>
            <w:u w:val="single"/>
          </w:rPr>
          <w:t>Scipy</w:t>
        </w:r>
      </w:hyperlink>
      <w:r w:rsidRPr="004F1386">
        <w:rPr>
          <w:rFonts w:cs="Segoe UI"/>
          <w:color w:val="1F2328"/>
        </w:rPr>
        <w:t>.</w:t>
      </w:r>
      <w:r w:rsidR="005A7ADE">
        <w:rPr>
          <w:rFonts w:cs="Segoe UI"/>
          <w:color w:val="1F2328"/>
        </w:rPr>
        <w:t xml:space="preserve">  These advanced user settings </w:t>
      </w:r>
      <w:r w:rsidR="00905B20">
        <w:rPr>
          <w:rFonts w:cs="Segoe UI"/>
          <w:color w:val="1F2328"/>
        </w:rPr>
        <w:t>allow for an accurate reconstruction of hours operated per season.</w:t>
      </w:r>
    </w:p>
    <w:p w14:paraId="442123B8" w14:textId="77777777" w:rsidR="00CD19E4" w:rsidRPr="004F1386" w:rsidRDefault="00CD19E4" w:rsidP="00C00540">
      <w:pPr>
        <w:spacing w:line="276" w:lineRule="auto"/>
        <w:rPr>
          <w:rFonts w:cs="Segoe UI"/>
          <w:color w:val="1F2328"/>
        </w:rPr>
      </w:pPr>
    </w:p>
    <w:p w14:paraId="46643571" w14:textId="77777777" w:rsidR="00CD19E4" w:rsidRDefault="00CD19E4" w:rsidP="00C00540">
      <w:pPr>
        <w:spacing w:line="276" w:lineRule="auto"/>
        <w:rPr>
          <w:rFonts w:cs="Segoe UI"/>
          <w:color w:val="1F2328"/>
        </w:rPr>
      </w:pPr>
      <w:r w:rsidRPr="004F1386">
        <w:rPr>
          <w:rFonts w:cs="Segoe UI"/>
          <w:noProof/>
          <w:color w:val="0000FF"/>
        </w:rPr>
        <w:drawing>
          <wp:inline distT="0" distB="0" distL="0" distR="0" wp14:anchorId="2ECDF41C" wp14:editId="3C8AA9EE">
            <wp:extent cx="5987154" cy="2067339"/>
            <wp:effectExtent l="0" t="0" r="0" b="9525"/>
            <wp:docPr id="19" name="Picture 11" descr="pump store op scen">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ump store op sce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06544" cy="2074034"/>
                    </a:xfrm>
                    <a:prstGeom prst="rect">
                      <a:avLst/>
                    </a:prstGeom>
                    <a:noFill/>
                    <a:ln>
                      <a:noFill/>
                    </a:ln>
                  </pic:spPr>
                </pic:pic>
              </a:graphicData>
            </a:graphic>
          </wp:inline>
        </w:drawing>
      </w:r>
    </w:p>
    <w:p w14:paraId="0D630399" w14:textId="77777777" w:rsidR="00CD19E4" w:rsidRDefault="00CD19E4" w:rsidP="00C00540">
      <w:pPr>
        <w:spacing w:line="276" w:lineRule="auto"/>
        <w:rPr>
          <w:rFonts w:cs="Segoe UI"/>
          <w:color w:val="1F2328"/>
        </w:rPr>
      </w:pPr>
    </w:p>
    <w:p w14:paraId="4E3883DB" w14:textId="77777777" w:rsidR="00E2473A" w:rsidRPr="004F1386" w:rsidRDefault="00E2473A" w:rsidP="00C00540">
      <w:pPr>
        <w:spacing w:line="276" w:lineRule="auto"/>
        <w:rPr>
          <w:rFonts w:cs="Segoe UI"/>
          <w:color w:val="1F2328"/>
        </w:rPr>
      </w:pPr>
    </w:p>
    <w:p w14:paraId="40E28D65" w14:textId="77777777" w:rsidR="00F146C2" w:rsidRPr="004F1386" w:rsidRDefault="00F146C2" w:rsidP="00F146C2">
      <w:pPr>
        <w:pStyle w:val="Heading2"/>
      </w:pPr>
      <w:bookmarkStart w:id="37" w:name="_Toc195173441"/>
      <w:bookmarkStart w:id="38" w:name="_Toc192847163"/>
      <w:r w:rsidRPr="004F1386">
        <w:lastRenderedPageBreak/>
        <w:t>Nodes and Edges</w:t>
      </w:r>
      <w:bookmarkEnd w:id="37"/>
    </w:p>
    <w:p w14:paraId="4E57268B" w14:textId="77777777" w:rsidR="00F146C2" w:rsidRDefault="00F146C2" w:rsidP="00F146C2">
      <w:pPr>
        <w:spacing w:line="276" w:lineRule="auto"/>
        <w:rPr>
          <w:rFonts w:cs="Segoe UI"/>
          <w:color w:val="1F2328"/>
        </w:rPr>
      </w:pPr>
      <w:r w:rsidRPr="004F1386">
        <w:rPr>
          <w:rFonts w:cs="Segoe UI"/>
          <w:color w:val="1F2328"/>
        </w:rPr>
        <w:t>The next two tabs, </w:t>
      </w:r>
      <w:r w:rsidRPr="004F1386">
        <w:rPr>
          <w:rFonts w:cs="Segoe UI"/>
          <w:b/>
          <w:bCs/>
          <w:color w:val="1F2328"/>
        </w:rPr>
        <w:t>Nodes</w:t>
      </w:r>
      <w:r w:rsidRPr="004F1386">
        <w:rPr>
          <w:rFonts w:cs="Segoe UI"/>
          <w:color w:val="1F2328"/>
        </w:rPr>
        <w:t> and </w:t>
      </w:r>
      <w:r w:rsidRPr="004F1386">
        <w:rPr>
          <w:rFonts w:cs="Segoe UI"/>
          <w:b/>
          <w:bCs/>
          <w:color w:val="1F2328"/>
        </w:rPr>
        <w:t>Edges</w:t>
      </w:r>
      <w:r w:rsidRPr="004F1386">
        <w:rPr>
          <w:rFonts w:cs="Segoe UI"/>
          <w:color w:val="1F2328"/>
        </w:rPr>
        <w:t xml:space="preserve">, describe the migratory network simulated fish will move through. Migratory networks are described mathematically with graphs. Nodes are physical locations within the study area, and can include </w:t>
      </w:r>
      <w:r>
        <w:rPr>
          <w:rFonts w:cs="Segoe UI"/>
          <w:color w:val="1F2328"/>
        </w:rPr>
        <w:t xml:space="preserve">places like: </w:t>
      </w:r>
      <w:r w:rsidRPr="004F1386">
        <w:rPr>
          <w:rFonts w:cs="Segoe UI"/>
          <w:color w:val="1F2328"/>
        </w:rPr>
        <w:t xml:space="preserve">river, forebay, Units, tailrace, spill, etc. Edges are logical migratory pathways that connect nodes together. Stryke always models movements in a downstream direction. </w:t>
      </w:r>
      <w:r>
        <w:rPr>
          <w:rFonts w:cs="Segoe UI"/>
          <w:color w:val="1F2328"/>
        </w:rPr>
        <w:t xml:space="preserve">The </w:t>
      </w:r>
      <w:r w:rsidRPr="004F1386">
        <w:rPr>
          <w:rFonts w:cs="Segoe UI"/>
          <w:color w:val="1F2328"/>
        </w:rPr>
        <w:t>attributes for the </w:t>
      </w:r>
      <w:r w:rsidRPr="004F1386">
        <w:rPr>
          <w:rFonts w:cs="Segoe UI"/>
          <w:b/>
          <w:bCs/>
          <w:color w:val="1F2328"/>
        </w:rPr>
        <w:t>Nodes</w:t>
      </w:r>
      <w:r w:rsidRPr="004F1386">
        <w:rPr>
          <w:rFonts w:cs="Segoe UI"/>
          <w:color w:val="1F2328"/>
        </w:rPr>
        <w:t> tab are explained below.</w:t>
      </w:r>
    </w:p>
    <w:p w14:paraId="006E8DF3" w14:textId="77777777" w:rsidR="00F146C2" w:rsidRPr="000D745F" w:rsidRDefault="00F146C2" w:rsidP="00F146C2">
      <w:pPr>
        <w:spacing w:line="276" w:lineRule="auto"/>
        <w:rPr>
          <w:rFonts w:cs="Segoe UI"/>
          <w:color w:val="1F2328"/>
          <w:sz w:val="20"/>
          <w:szCs w:val="20"/>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2" w:type="dxa"/>
          <w:right w:w="72" w:type="dxa"/>
        </w:tblCellMar>
        <w:tblLook w:val="04A0" w:firstRow="1" w:lastRow="0" w:firstColumn="1" w:lastColumn="0" w:noHBand="0" w:noVBand="1"/>
      </w:tblPr>
      <w:tblGrid>
        <w:gridCol w:w="1261"/>
        <w:gridCol w:w="1298"/>
        <w:gridCol w:w="6795"/>
      </w:tblGrid>
      <w:tr w:rsidR="00F146C2" w:rsidRPr="000D745F" w14:paraId="4BAD5AE2" w14:textId="77777777" w:rsidTr="001C77EA">
        <w:trPr>
          <w:trHeight w:val="461"/>
          <w:tblHeader/>
        </w:trPr>
        <w:tc>
          <w:tcPr>
            <w:tcW w:w="1261" w:type="dxa"/>
            <w:shd w:val="clear" w:color="auto" w:fill="9FC39F"/>
            <w:tcMar>
              <w:top w:w="0" w:type="dxa"/>
              <w:left w:w="72" w:type="dxa"/>
              <w:bottom w:w="0" w:type="dxa"/>
              <w:right w:w="72" w:type="dxa"/>
            </w:tcMar>
            <w:vAlign w:val="center"/>
            <w:hideMark/>
          </w:tcPr>
          <w:p w14:paraId="2C484286" w14:textId="77777777" w:rsidR="00F146C2" w:rsidRPr="000D745F" w:rsidRDefault="00F146C2" w:rsidP="001C77EA">
            <w:pPr>
              <w:jc w:val="center"/>
              <w:rPr>
                <w:rFonts w:cs="Times New Roman"/>
                <w:b/>
                <w:bCs/>
                <w:sz w:val="22"/>
                <w:szCs w:val="22"/>
              </w:rPr>
            </w:pPr>
            <w:r w:rsidRPr="000D745F">
              <w:rPr>
                <w:rFonts w:cs="Times New Roman"/>
                <w:b/>
                <w:bCs/>
                <w:sz w:val="22"/>
                <w:szCs w:val="22"/>
              </w:rPr>
              <w:t>Field</w:t>
            </w:r>
          </w:p>
        </w:tc>
        <w:tc>
          <w:tcPr>
            <w:tcW w:w="1298" w:type="dxa"/>
            <w:shd w:val="clear" w:color="auto" w:fill="9FC39F"/>
            <w:tcMar>
              <w:top w:w="0" w:type="dxa"/>
              <w:left w:w="72" w:type="dxa"/>
              <w:bottom w:w="0" w:type="dxa"/>
              <w:right w:w="72" w:type="dxa"/>
            </w:tcMar>
            <w:vAlign w:val="center"/>
            <w:hideMark/>
          </w:tcPr>
          <w:p w14:paraId="6B2CDEB4" w14:textId="77777777" w:rsidR="00F146C2" w:rsidRPr="000D745F" w:rsidRDefault="00F146C2" w:rsidP="001C77EA">
            <w:pPr>
              <w:jc w:val="center"/>
              <w:rPr>
                <w:rFonts w:cs="Times New Roman"/>
                <w:b/>
                <w:bCs/>
                <w:sz w:val="22"/>
                <w:szCs w:val="22"/>
              </w:rPr>
            </w:pPr>
            <w:r w:rsidRPr="000D745F">
              <w:rPr>
                <w:rFonts w:cs="Times New Roman"/>
                <w:b/>
                <w:bCs/>
                <w:sz w:val="22"/>
                <w:szCs w:val="22"/>
              </w:rPr>
              <w:t>Data Type</w:t>
            </w:r>
          </w:p>
        </w:tc>
        <w:tc>
          <w:tcPr>
            <w:tcW w:w="6795" w:type="dxa"/>
            <w:shd w:val="clear" w:color="auto" w:fill="9FC39F"/>
            <w:tcMar>
              <w:top w:w="0" w:type="dxa"/>
              <w:left w:w="72" w:type="dxa"/>
              <w:bottom w:w="0" w:type="dxa"/>
              <w:right w:w="72" w:type="dxa"/>
            </w:tcMar>
            <w:vAlign w:val="center"/>
            <w:hideMark/>
          </w:tcPr>
          <w:p w14:paraId="3368846F" w14:textId="77777777" w:rsidR="00F146C2" w:rsidRPr="000D745F" w:rsidRDefault="00F146C2" w:rsidP="001C77EA">
            <w:pPr>
              <w:jc w:val="center"/>
              <w:rPr>
                <w:rFonts w:cs="Times New Roman"/>
                <w:b/>
                <w:bCs/>
                <w:sz w:val="22"/>
                <w:szCs w:val="22"/>
              </w:rPr>
            </w:pPr>
            <w:r w:rsidRPr="000D745F">
              <w:rPr>
                <w:rFonts w:cs="Times New Roman"/>
                <w:b/>
                <w:bCs/>
                <w:sz w:val="22"/>
                <w:szCs w:val="22"/>
              </w:rPr>
              <w:t>Comment</w:t>
            </w:r>
          </w:p>
        </w:tc>
      </w:tr>
      <w:tr w:rsidR="00F146C2" w:rsidRPr="000D745F" w14:paraId="60DEDA31" w14:textId="77777777" w:rsidTr="001C77EA">
        <w:trPr>
          <w:trHeight w:val="461"/>
        </w:trPr>
        <w:tc>
          <w:tcPr>
            <w:tcW w:w="1261" w:type="dxa"/>
            <w:tcMar>
              <w:top w:w="0" w:type="dxa"/>
              <w:left w:w="72" w:type="dxa"/>
              <w:bottom w:w="0" w:type="dxa"/>
              <w:right w:w="72" w:type="dxa"/>
            </w:tcMar>
            <w:vAlign w:val="center"/>
            <w:hideMark/>
          </w:tcPr>
          <w:p w14:paraId="548471A8" w14:textId="77777777" w:rsidR="00F146C2" w:rsidRPr="000D745F" w:rsidRDefault="00F146C2" w:rsidP="001C77EA">
            <w:pPr>
              <w:jc w:val="left"/>
              <w:rPr>
                <w:rFonts w:cs="Times New Roman"/>
                <w:sz w:val="22"/>
                <w:szCs w:val="22"/>
              </w:rPr>
            </w:pPr>
            <w:r w:rsidRPr="000D745F">
              <w:rPr>
                <w:rFonts w:cs="Times New Roman"/>
                <w:sz w:val="22"/>
                <w:szCs w:val="22"/>
              </w:rPr>
              <w:t>Location</w:t>
            </w:r>
          </w:p>
        </w:tc>
        <w:tc>
          <w:tcPr>
            <w:tcW w:w="1298" w:type="dxa"/>
            <w:tcMar>
              <w:top w:w="0" w:type="dxa"/>
              <w:left w:w="72" w:type="dxa"/>
              <w:bottom w:w="0" w:type="dxa"/>
              <w:right w:w="72" w:type="dxa"/>
            </w:tcMar>
            <w:vAlign w:val="center"/>
            <w:hideMark/>
          </w:tcPr>
          <w:p w14:paraId="780926E6" w14:textId="77777777" w:rsidR="00F146C2" w:rsidRPr="000D745F" w:rsidRDefault="00F146C2" w:rsidP="001C77EA">
            <w:pPr>
              <w:jc w:val="left"/>
              <w:rPr>
                <w:rFonts w:cs="Times New Roman"/>
                <w:sz w:val="22"/>
                <w:szCs w:val="22"/>
              </w:rPr>
            </w:pPr>
            <w:r w:rsidRPr="000D745F">
              <w:rPr>
                <w:rFonts w:cs="Times New Roman"/>
                <w:sz w:val="22"/>
                <w:szCs w:val="22"/>
              </w:rPr>
              <w:t>String</w:t>
            </w:r>
          </w:p>
        </w:tc>
        <w:tc>
          <w:tcPr>
            <w:tcW w:w="6795" w:type="dxa"/>
            <w:tcMar>
              <w:top w:w="0" w:type="dxa"/>
              <w:left w:w="72" w:type="dxa"/>
              <w:bottom w:w="0" w:type="dxa"/>
              <w:right w:w="72" w:type="dxa"/>
            </w:tcMar>
            <w:vAlign w:val="center"/>
            <w:hideMark/>
          </w:tcPr>
          <w:p w14:paraId="122642D7" w14:textId="77777777" w:rsidR="00F146C2" w:rsidRPr="000D745F" w:rsidRDefault="00F146C2" w:rsidP="001C77EA">
            <w:pPr>
              <w:jc w:val="left"/>
              <w:rPr>
                <w:rFonts w:cs="Times New Roman"/>
                <w:sz w:val="22"/>
                <w:szCs w:val="22"/>
              </w:rPr>
            </w:pPr>
            <w:r w:rsidRPr="000D745F">
              <w:rPr>
                <w:rFonts w:cs="Times New Roman"/>
                <w:sz w:val="22"/>
                <w:szCs w:val="22"/>
              </w:rPr>
              <w:t>(required) physical location within the migratory network</w:t>
            </w:r>
          </w:p>
        </w:tc>
      </w:tr>
      <w:tr w:rsidR="00F146C2" w:rsidRPr="000D745F" w14:paraId="6A4CD041" w14:textId="77777777" w:rsidTr="001C77EA">
        <w:trPr>
          <w:trHeight w:val="652"/>
        </w:trPr>
        <w:tc>
          <w:tcPr>
            <w:tcW w:w="1261" w:type="dxa"/>
            <w:tcMar>
              <w:top w:w="0" w:type="dxa"/>
              <w:left w:w="72" w:type="dxa"/>
              <w:bottom w:w="0" w:type="dxa"/>
              <w:right w:w="72" w:type="dxa"/>
            </w:tcMar>
            <w:vAlign w:val="center"/>
            <w:hideMark/>
          </w:tcPr>
          <w:p w14:paraId="60656A75" w14:textId="77777777" w:rsidR="00F146C2" w:rsidRPr="000D745F" w:rsidRDefault="00F146C2" w:rsidP="001C77EA">
            <w:pPr>
              <w:jc w:val="left"/>
              <w:rPr>
                <w:rFonts w:cs="Times New Roman"/>
                <w:sz w:val="22"/>
                <w:szCs w:val="22"/>
              </w:rPr>
            </w:pPr>
            <w:r w:rsidRPr="000D745F">
              <w:rPr>
                <w:rFonts w:cs="Times New Roman"/>
                <w:sz w:val="22"/>
                <w:szCs w:val="22"/>
              </w:rPr>
              <w:t>Surv_Fun</w:t>
            </w:r>
          </w:p>
        </w:tc>
        <w:tc>
          <w:tcPr>
            <w:tcW w:w="1298" w:type="dxa"/>
            <w:tcMar>
              <w:top w:w="0" w:type="dxa"/>
              <w:left w:w="72" w:type="dxa"/>
              <w:bottom w:w="0" w:type="dxa"/>
              <w:right w:w="72" w:type="dxa"/>
            </w:tcMar>
            <w:vAlign w:val="center"/>
            <w:hideMark/>
          </w:tcPr>
          <w:p w14:paraId="2DB1F07C" w14:textId="77777777" w:rsidR="00F146C2" w:rsidRPr="000D745F" w:rsidRDefault="00F146C2" w:rsidP="001C77EA">
            <w:pPr>
              <w:jc w:val="left"/>
              <w:rPr>
                <w:rFonts w:cs="Times New Roman"/>
                <w:sz w:val="22"/>
                <w:szCs w:val="22"/>
              </w:rPr>
            </w:pPr>
            <w:r w:rsidRPr="000D745F">
              <w:rPr>
                <w:rFonts w:cs="Times New Roman"/>
                <w:sz w:val="22"/>
                <w:szCs w:val="22"/>
              </w:rPr>
              <w:t>String</w:t>
            </w:r>
          </w:p>
        </w:tc>
        <w:tc>
          <w:tcPr>
            <w:tcW w:w="6795" w:type="dxa"/>
            <w:tcMar>
              <w:top w:w="0" w:type="dxa"/>
              <w:left w:w="72" w:type="dxa"/>
              <w:bottom w:w="0" w:type="dxa"/>
              <w:right w:w="72" w:type="dxa"/>
            </w:tcMar>
            <w:vAlign w:val="center"/>
            <w:hideMark/>
          </w:tcPr>
          <w:p w14:paraId="1E6380B1" w14:textId="77777777" w:rsidR="00F146C2" w:rsidRPr="000D745F" w:rsidRDefault="00F146C2" w:rsidP="001C77EA">
            <w:pPr>
              <w:jc w:val="left"/>
              <w:rPr>
                <w:rFonts w:cs="Times New Roman"/>
                <w:sz w:val="22"/>
                <w:szCs w:val="22"/>
              </w:rPr>
            </w:pPr>
            <w:r w:rsidRPr="000D745F">
              <w:rPr>
                <w:rFonts w:cs="Times New Roman"/>
                <w:sz w:val="22"/>
                <w:szCs w:val="22"/>
              </w:rPr>
              <w:t>(required) the type of survival function applied at this node, must be 'a-priori' or a Unit ID</w:t>
            </w:r>
          </w:p>
        </w:tc>
      </w:tr>
      <w:tr w:rsidR="00F146C2" w:rsidRPr="000D745F" w14:paraId="50936DDC" w14:textId="77777777" w:rsidTr="001C77EA">
        <w:trPr>
          <w:trHeight w:val="461"/>
        </w:trPr>
        <w:tc>
          <w:tcPr>
            <w:tcW w:w="1261" w:type="dxa"/>
            <w:tcMar>
              <w:top w:w="0" w:type="dxa"/>
              <w:left w:w="72" w:type="dxa"/>
              <w:bottom w:w="0" w:type="dxa"/>
              <w:right w:w="72" w:type="dxa"/>
            </w:tcMar>
            <w:vAlign w:val="center"/>
            <w:hideMark/>
          </w:tcPr>
          <w:p w14:paraId="1FDE322B" w14:textId="77777777" w:rsidR="00F146C2" w:rsidRPr="000D745F" w:rsidRDefault="00F146C2" w:rsidP="001C77EA">
            <w:pPr>
              <w:jc w:val="left"/>
              <w:rPr>
                <w:rFonts w:cs="Times New Roman"/>
                <w:sz w:val="22"/>
                <w:szCs w:val="22"/>
              </w:rPr>
            </w:pPr>
            <w:r w:rsidRPr="000D745F">
              <w:rPr>
                <w:rFonts w:cs="Times New Roman"/>
                <w:sz w:val="22"/>
                <w:szCs w:val="22"/>
              </w:rPr>
              <w:t>Survival</w:t>
            </w:r>
          </w:p>
        </w:tc>
        <w:tc>
          <w:tcPr>
            <w:tcW w:w="1298" w:type="dxa"/>
            <w:tcMar>
              <w:top w:w="0" w:type="dxa"/>
              <w:left w:w="72" w:type="dxa"/>
              <w:bottom w:w="0" w:type="dxa"/>
              <w:right w:w="72" w:type="dxa"/>
            </w:tcMar>
            <w:vAlign w:val="center"/>
            <w:hideMark/>
          </w:tcPr>
          <w:p w14:paraId="2A376C52" w14:textId="77777777" w:rsidR="00F146C2" w:rsidRPr="000D745F" w:rsidRDefault="00F146C2" w:rsidP="001C77EA">
            <w:pPr>
              <w:jc w:val="left"/>
              <w:rPr>
                <w:rFonts w:cs="Times New Roman"/>
                <w:sz w:val="22"/>
                <w:szCs w:val="22"/>
              </w:rPr>
            </w:pPr>
            <w:r w:rsidRPr="000D745F">
              <w:rPr>
                <w:rFonts w:cs="Times New Roman"/>
                <w:sz w:val="22"/>
                <w:szCs w:val="22"/>
              </w:rPr>
              <w:t>Float</w:t>
            </w:r>
          </w:p>
        </w:tc>
        <w:tc>
          <w:tcPr>
            <w:tcW w:w="6795" w:type="dxa"/>
            <w:tcMar>
              <w:top w:w="0" w:type="dxa"/>
              <w:left w:w="72" w:type="dxa"/>
              <w:bottom w:w="0" w:type="dxa"/>
              <w:right w:w="72" w:type="dxa"/>
            </w:tcMar>
            <w:vAlign w:val="center"/>
            <w:hideMark/>
          </w:tcPr>
          <w:p w14:paraId="2B435152" w14:textId="77777777" w:rsidR="00F146C2" w:rsidRPr="000D745F" w:rsidRDefault="00F146C2" w:rsidP="001C77EA">
            <w:pPr>
              <w:jc w:val="left"/>
              <w:rPr>
                <w:rFonts w:cs="Times New Roman"/>
                <w:sz w:val="22"/>
                <w:szCs w:val="22"/>
              </w:rPr>
            </w:pPr>
            <w:r w:rsidRPr="000D745F">
              <w:rPr>
                <w:rFonts w:cs="Times New Roman"/>
                <w:sz w:val="22"/>
                <w:szCs w:val="22"/>
              </w:rPr>
              <w:t>(required) a-prior determined survival rate, if node is a Unit leave 0</w:t>
            </w:r>
          </w:p>
        </w:tc>
      </w:tr>
    </w:tbl>
    <w:p w14:paraId="42EA7E2B" w14:textId="77777777" w:rsidR="00F146C2" w:rsidRDefault="00F146C2" w:rsidP="00F146C2">
      <w:pPr>
        <w:spacing w:line="276" w:lineRule="auto"/>
        <w:rPr>
          <w:rFonts w:cs="Segoe UI"/>
          <w:color w:val="1F2328"/>
        </w:rPr>
      </w:pPr>
    </w:p>
    <w:p w14:paraId="38F70B04" w14:textId="77777777" w:rsidR="00F146C2" w:rsidRDefault="00F146C2" w:rsidP="00F146C2">
      <w:pPr>
        <w:spacing w:line="276" w:lineRule="auto"/>
        <w:rPr>
          <w:rFonts w:cs="Segoe UI"/>
          <w:color w:val="1F2328"/>
        </w:rPr>
      </w:pPr>
      <w:r w:rsidRPr="004F1386">
        <w:rPr>
          <w:rFonts w:cs="Segoe UI"/>
          <w:color w:val="1F2328"/>
        </w:rPr>
        <w:t>The following picture depicts the correct set up for a simple 3-unit run-of-river impact assessment.</w:t>
      </w:r>
    </w:p>
    <w:p w14:paraId="786E78A8" w14:textId="77777777" w:rsidR="00F146C2" w:rsidRPr="000D745F" w:rsidRDefault="00F146C2" w:rsidP="00F146C2">
      <w:pPr>
        <w:spacing w:line="276" w:lineRule="auto"/>
        <w:rPr>
          <w:rFonts w:cs="Segoe UI"/>
          <w:color w:val="1F2328"/>
          <w:sz w:val="18"/>
          <w:szCs w:val="18"/>
        </w:rPr>
      </w:pPr>
    </w:p>
    <w:p w14:paraId="4117CDED" w14:textId="77777777" w:rsidR="00F146C2" w:rsidRDefault="00F146C2" w:rsidP="00F146C2">
      <w:pPr>
        <w:spacing w:line="276" w:lineRule="auto"/>
        <w:rPr>
          <w:rFonts w:cs="Segoe UI"/>
          <w:color w:val="1F2328"/>
        </w:rPr>
      </w:pPr>
      <w:r w:rsidRPr="004F1386">
        <w:rPr>
          <w:rFonts w:cs="Segoe UI"/>
          <w:noProof/>
          <w:color w:val="0000FF"/>
        </w:rPr>
        <w:drawing>
          <wp:inline distT="0" distB="0" distL="0" distR="0" wp14:anchorId="279C5BD4" wp14:editId="347BADA2">
            <wp:extent cx="2806810" cy="1744180"/>
            <wp:effectExtent l="0" t="0" r="0" b="8890"/>
            <wp:docPr id="20" name="Picture 10" descr="nodesx">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odesx">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27483" cy="1757026"/>
                    </a:xfrm>
                    <a:prstGeom prst="rect">
                      <a:avLst/>
                    </a:prstGeom>
                    <a:noFill/>
                    <a:ln>
                      <a:noFill/>
                    </a:ln>
                  </pic:spPr>
                </pic:pic>
              </a:graphicData>
            </a:graphic>
          </wp:inline>
        </w:drawing>
      </w:r>
    </w:p>
    <w:p w14:paraId="4943D18B" w14:textId="77777777" w:rsidR="00F146C2" w:rsidRPr="004F1386" w:rsidRDefault="00F146C2" w:rsidP="00F146C2">
      <w:pPr>
        <w:spacing w:line="276" w:lineRule="auto"/>
        <w:rPr>
          <w:rFonts w:cs="Segoe UI"/>
          <w:color w:val="1F2328"/>
        </w:rPr>
      </w:pPr>
    </w:p>
    <w:p w14:paraId="49CA902C" w14:textId="77777777" w:rsidR="00F146C2" w:rsidRDefault="00F146C2" w:rsidP="00F146C2">
      <w:pPr>
        <w:spacing w:line="276" w:lineRule="auto"/>
        <w:rPr>
          <w:rFonts w:cs="Segoe UI"/>
          <w:color w:val="1F2328"/>
        </w:rPr>
      </w:pPr>
      <w:r w:rsidRPr="004F1386">
        <w:rPr>
          <w:rFonts w:cs="Segoe UI"/>
          <w:color w:val="1F2328"/>
        </w:rPr>
        <w:t>Edges are logical pathways that connect two nodes. Since Stryke simulates movement in one direction (upstream to downstream). Edges are always organized as From Node : To Node.</w:t>
      </w:r>
    </w:p>
    <w:p w14:paraId="7B09B72E" w14:textId="77777777" w:rsidR="00F146C2" w:rsidRPr="000D745F" w:rsidRDefault="00F146C2" w:rsidP="00F146C2">
      <w:pPr>
        <w:spacing w:line="276" w:lineRule="auto"/>
        <w:rPr>
          <w:rFonts w:cs="Segoe UI"/>
          <w:color w:val="1F2328"/>
          <w:sz w:val="18"/>
          <w:szCs w:val="18"/>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2" w:type="dxa"/>
          <w:right w:w="72" w:type="dxa"/>
        </w:tblCellMar>
        <w:tblLook w:val="04A0" w:firstRow="1" w:lastRow="0" w:firstColumn="1" w:lastColumn="0" w:noHBand="0" w:noVBand="1"/>
      </w:tblPr>
      <w:tblGrid>
        <w:gridCol w:w="1088"/>
        <w:gridCol w:w="1499"/>
        <w:gridCol w:w="6767"/>
      </w:tblGrid>
      <w:tr w:rsidR="00F146C2" w:rsidRPr="004F1386" w14:paraId="3EEFFA90" w14:textId="77777777" w:rsidTr="001C77EA">
        <w:trPr>
          <w:trHeight w:val="432"/>
          <w:tblHeader/>
        </w:trPr>
        <w:tc>
          <w:tcPr>
            <w:tcW w:w="582" w:type="pct"/>
            <w:shd w:val="clear" w:color="auto" w:fill="9FC39F"/>
            <w:tcMar>
              <w:top w:w="0" w:type="dxa"/>
              <w:left w:w="72" w:type="dxa"/>
              <w:bottom w:w="0" w:type="dxa"/>
              <w:right w:w="72" w:type="dxa"/>
            </w:tcMar>
            <w:vAlign w:val="center"/>
            <w:hideMark/>
          </w:tcPr>
          <w:p w14:paraId="3EC55FB0" w14:textId="77777777" w:rsidR="00F146C2" w:rsidRPr="000D745F" w:rsidRDefault="00F146C2" w:rsidP="001C77EA">
            <w:pPr>
              <w:jc w:val="center"/>
              <w:rPr>
                <w:rFonts w:cs="Times New Roman"/>
                <w:b/>
                <w:bCs/>
                <w:sz w:val="22"/>
                <w:szCs w:val="22"/>
              </w:rPr>
            </w:pPr>
            <w:r w:rsidRPr="000D745F">
              <w:rPr>
                <w:rFonts w:cs="Times New Roman"/>
                <w:b/>
                <w:bCs/>
                <w:sz w:val="22"/>
                <w:szCs w:val="22"/>
              </w:rPr>
              <w:t>Field</w:t>
            </w:r>
          </w:p>
        </w:tc>
        <w:tc>
          <w:tcPr>
            <w:tcW w:w="801" w:type="pct"/>
            <w:shd w:val="clear" w:color="auto" w:fill="9FC39F"/>
            <w:tcMar>
              <w:top w:w="0" w:type="dxa"/>
              <w:left w:w="72" w:type="dxa"/>
              <w:bottom w:w="0" w:type="dxa"/>
              <w:right w:w="72" w:type="dxa"/>
            </w:tcMar>
            <w:vAlign w:val="center"/>
            <w:hideMark/>
          </w:tcPr>
          <w:p w14:paraId="34F4C612" w14:textId="77777777" w:rsidR="00F146C2" w:rsidRPr="000D745F" w:rsidRDefault="00F146C2" w:rsidP="001C77EA">
            <w:pPr>
              <w:jc w:val="center"/>
              <w:rPr>
                <w:rFonts w:cs="Times New Roman"/>
                <w:b/>
                <w:bCs/>
                <w:sz w:val="22"/>
                <w:szCs w:val="22"/>
              </w:rPr>
            </w:pPr>
            <w:r w:rsidRPr="000D745F">
              <w:rPr>
                <w:rFonts w:cs="Times New Roman"/>
                <w:b/>
                <w:bCs/>
                <w:sz w:val="22"/>
                <w:szCs w:val="22"/>
              </w:rPr>
              <w:t>Data Type</w:t>
            </w:r>
          </w:p>
        </w:tc>
        <w:tc>
          <w:tcPr>
            <w:tcW w:w="3617" w:type="pct"/>
            <w:shd w:val="clear" w:color="auto" w:fill="9FC39F"/>
            <w:tcMar>
              <w:top w:w="0" w:type="dxa"/>
              <w:left w:w="72" w:type="dxa"/>
              <w:bottom w:w="0" w:type="dxa"/>
              <w:right w:w="72" w:type="dxa"/>
            </w:tcMar>
            <w:vAlign w:val="center"/>
            <w:hideMark/>
          </w:tcPr>
          <w:p w14:paraId="2D5F5FEE" w14:textId="77777777" w:rsidR="00F146C2" w:rsidRPr="000D745F" w:rsidRDefault="00F146C2" w:rsidP="001C77EA">
            <w:pPr>
              <w:jc w:val="center"/>
              <w:rPr>
                <w:rFonts w:cs="Times New Roman"/>
                <w:b/>
                <w:bCs/>
                <w:sz w:val="22"/>
                <w:szCs w:val="22"/>
              </w:rPr>
            </w:pPr>
            <w:r w:rsidRPr="000D745F">
              <w:rPr>
                <w:rFonts w:cs="Times New Roman"/>
                <w:b/>
                <w:bCs/>
                <w:sz w:val="22"/>
                <w:szCs w:val="22"/>
              </w:rPr>
              <w:t>Comment</w:t>
            </w:r>
          </w:p>
        </w:tc>
      </w:tr>
      <w:tr w:rsidR="00F146C2" w:rsidRPr="004F1386" w14:paraId="768B3AD4" w14:textId="77777777" w:rsidTr="001C77EA">
        <w:trPr>
          <w:trHeight w:val="432"/>
        </w:trPr>
        <w:tc>
          <w:tcPr>
            <w:tcW w:w="582" w:type="pct"/>
            <w:tcMar>
              <w:top w:w="0" w:type="dxa"/>
              <w:left w:w="72" w:type="dxa"/>
              <w:bottom w:w="0" w:type="dxa"/>
              <w:right w:w="72" w:type="dxa"/>
            </w:tcMar>
            <w:vAlign w:val="center"/>
            <w:hideMark/>
          </w:tcPr>
          <w:p w14:paraId="176C3CA2" w14:textId="77777777" w:rsidR="00F146C2" w:rsidRPr="000D745F" w:rsidRDefault="00F146C2" w:rsidP="001C77EA">
            <w:pPr>
              <w:jc w:val="left"/>
              <w:rPr>
                <w:rFonts w:cs="Times New Roman"/>
                <w:sz w:val="22"/>
                <w:szCs w:val="22"/>
              </w:rPr>
            </w:pPr>
            <w:r w:rsidRPr="000D745F">
              <w:rPr>
                <w:rFonts w:cs="Times New Roman"/>
                <w:sz w:val="22"/>
                <w:szCs w:val="22"/>
              </w:rPr>
              <w:t>_from</w:t>
            </w:r>
          </w:p>
        </w:tc>
        <w:tc>
          <w:tcPr>
            <w:tcW w:w="801" w:type="pct"/>
            <w:tcMar>
              <w:top w:w="0" w:type="dxa"/>
              <w:left w:w="72" w:type="dxa"/>
              <w:bottom w:w="0" w:type="dxa"/>
              <w:right w:w="72" w:type="dxa"/>
            </w:tcMar>
            <w:vAlign w:val="center"/>
            <w:hideMark/>
          </w:tcPr>
          <w:p w14:paraId="2E5ECFEB" w14:textId="77777777" w:rsidR="00F146C2" w:rsidRPr="000D745F" w:rsidRDefault="00F146C2" w:rsidP="001C77EA">
            <w:pPr>
              <w:jc w:val="left"/>
              <w:rPr>
                <w:rFonts w:cs="Times New Roman"/>
                <w:sz w:val="22"/>
                <w:szCs w:val="22"/>
              </w:rPr>
            </w:pPr>
            <w:r w:rsidRPr="000D745F">
              <w:rPr>
                <w:rFonts w:cs="Times New Roman"/>
                <w:sz w:val="22"/>
                <w:szCs w:val="22"/>
              </w:rPr>
              <w:t>String</w:t>
            </w:r>
          </w:p>
        </w:tc>
        <w:tc>
          <w:tcPr>
            <w:tcW w:w="3617" w:type="pct"/>
            <w:tcMar>
              <w:top w:w="0" w:type="dxa"/>
              <w:left w:w="72" w:type="dxa"/>
              <w:bottom w:w="0" w:type="dxa"/>
              <w:right w:w="72" w:type="dxa"/>
            </w:tcMar>
            <w:vAlign w:val="center"/>
            <w:hideMark/>
          </w:tcPr>
          <w:p w14:paraId="065B45A3" w14:textId="77777777" w:rsidR="00F146C2" w:rsidRPr="000D745F" w:rsidRDefault="00F146C2" w:rsidP="001C77EA">
            <w:pPr>
              <w:jc w:val="left"/>
              <w:rPr>
                <w:rFonts w:cs="Times New Roman"/>
                <w:sz w:val="22"/>
                <w:szCs w:val="22"/>
              </w:rPr>
            </w:pPr>
            <w:r w:rsidRPr="000D745F">
              <w:rPr>
                <w:rFonts w:cs="Times New Roman"/>
                <w:sz w:val="22"/>
                <w:szCs w:val="22"/>
              </w:rPr>
              <w:t>(required) From Node, must match 1 Node from the Nodes tab</w:t>
            </w:r>
          </w:p>
        </w:tc>
      </w:tr>
      <w:tr w:rsidR="00F146C2" w:rsidRPr="004F1386" w14:paraId="383CBA38" w14:textId="77777777" w:rsidTr="001C77EA">
        <w:trPr>
          <w:trHeight w:val="432"/>
        </w:trPr>
        <w:tc>
          <w:tcPr>
            <w:tcW w:w="582" w:type="pct"/>
            <w:tcMar>
              <w:top w:w="0" w:type="dxa"/>
              <w:left w:w="72" w:type="dxa"/>
              <w:bottom w:w="0" w:type="dxa"/>
              <w:right w:w="72" w:type="dxa"/>
            </w:tcMar>
            <w:vAlign w:val="center"/>
            <w:hideMark/>
          </w:tcPr>
          <w:p w14:paraId="565CD532" w14:textId="77777777" w:rsidR="00F146C2" w:rsidRPr="000D745F" w:rsidRDefault="00F146C2" w:rsidP="001C77EA">
            <w:pPr>
              <w:jc w:val="left"/>
              <w:rPr>
                <w:rFonts w:cs="Times New Roman"/>
                <w:sz w:val="22"/>
                <w:szCs w:val="22"/>
              </w:rPr>
            </w:pPr>
            <w:r w:rsidRPr="000D745F">
              <w:rPr>
                <w:rFonts w:cs="Times New Roman"/>
                <w:sz w:val="22"/>
                <w:szCs w:val="22"/>
              </w:rPr>
              <w:t>_to</w:t>
            </w:r>
          </w:p>
        </w:tc>
        <w:tc>
          <w:tcPr>
            <w:tcW w:w="801" w:type="pct"/>
            <w:tcMar>
              <w:top w:w="0" w:type="dxa"/>
              <w:left w:w="72" w:type="dxa"/>
              <w:bottom w:w="0" w:type="dxa"/>
              <w:right w:w="72" w:type="dxa"/>
            </w:tcMar>
            <w:vAlign w:val="center"/>
            <w:hideMark/>
          </w:tcPr>
          <w:p w14:paraId="426BB482" w14:textId="77777777" w:rsidR="00F146C2" w:rsidRPr="000D745F" w:rsidRDefault="00F146C2" w:rsidP="001C77EA">
            <w:pPr>
              <w:jc w:val="left"/>
              <w:rPr>
                <w:rFonts w:cs="Times New Roman"/>
                <w:sz w:val="22"/>
                <w:szCs w:val="22"/>
              </w:rPr>
            </w:pPr>
            <w:r w:rsidRPr="000D745F">
              <w:rPr>
                <w:rFonts w:cs="Times New Roman"/>
                <w:sz w:val="22"/>
                <w:szCs w:val="22"/>
              </w:rPr>
              <w:t>String</w:t>
            </w:r>
          </w:p>
        </w:tc>
        <w:tc>
          <w:tcPr>
            <w:tcW w:w="3617" w:type="pct"/>
            <w:tcMar>
              <w:top w:w="0" w:type="dxa"/>
              <w:left w:w="72" w:type="dxa"/>
              <w:bottom w:w="0" w:type="dxa"/>
              <w:right w:w="72" w:type="dxa"/>
            </w:tcMar>
            <w:vAlign w:val="center"/>
            <w:hideMark/>
          </w:tcPr>
          <w:p w14:paraId="38F8B4CC" w14:textId="77777777" w:rsidR="00F146C2" w:rsidRPr="000D745F" w:rsidRDefault="00F146C2" w:rsidP="001C77EA">
            <w:pPr>
              <w:jc w:val="left"/>
              <w:rPr>
                <w:rFonts w:cs="Times New Roman"/>
                <w:sz w:val="22"/>
                <w:szCs w:val="22"/>
              </w:rPr>
            </w:pPr>
            <w:r w:rsidRPr="000D745F">
              <w:rPr>
                <w:rFonts w:cs="Times New Roman"/>
                <w:sz w:val="22"/>
                <w:szCs w:val="22"/>
              </w:rPr>
              <w:t>(required) To Node, must match 1 Node from the Nodes tab</w:t>
            </w:r>
          </w:p>
        </w:tc>
      </w:tr>
      <w:tr w:rsidR="00F146C2" w:rsidRPr="004F1386" w14:paraId="3F50E013" w14:textId="77777777" w:rsidTr="001C77EA">
        <w:trPr>
          <w:trHeight w:val="432"/>
        </w:trPr>
        <w:tc>
          <w:tcPr>
            <w:tcW w:w="582" w:type="pct"/>
            <w:tcMar>
              <w:top w:w="0" w:type="dxa"/>
              <w:left w:w="72" w:type="dxa"/>
              <w:bottom w:w="0" w:type="dxa"/>
              <w:right w:w="72" w:type="dxa"/>
            </w:tcMar>
            <w:vAlign w:val="center"/>
            <w:hideMark/>
          </w:tcPr>
          <w:p w14:paraId="0CC0D475" w14:textId="77777777" w:rsidR="00F146C2" w:rsidRPr="000D745F" w:rsidRDefault="00F146C2" w:rsidP="001C77EA">
            <w:pPr>
              <w:jc w:val="left"/>
              <w:rPr>
                <w:rFonts w:cs="Times New Roman"/>
                <w:sz w:val="22"/>
                <w:szCs w:val="22"/>
              </w:rPr>
            </w:pPr>
            <w:r w:rsidRPr="000D745F">
              <w:rPr>
                <w:rFonts w:cs="Times New Roman"/>
                <w:sz w:val="22"/>
                <w:szCs w:val="22"/>
              </w:rPr>
              <w:t>weight</w:t>
            </w:r>
          </w:p>
        </w:tc>
        <w:tc>
          <w:tcPr>
            <w:tcW w:w="801" w:type="pct"/>
            <w:tcMar>
              <w:top w:w="0" w:type="dxa"/>
              <w:left w:w="72" w:type="dxa"/>
              <w:bottom w:w="0" w:type="dxa"/>
              <w:right w:w="72" w:type="dxa"/>
            </w:tcMar>
            <w:vAlign w:val="center"/>
            <w:hideMark/>
          </w:tcPr>
          <w:p w14:paraId="5CA34560" w14:textId="77777777" w:rsidR="00F146C2" w:rsidRPr="000D745F" w:rsidRDefault="00F146C2" w:rsidP="001C77EA">
            <w:pPr>
              <w:jc w:val="left"/>
              <w:rPr>
                <w:rFonts w:cs="Times New Roman"/>
                <w:sz w:val="22"/>
                <w:szCs w:val="22"/>
              </w:rPr>
            </w:pPr>
            <w:r w:rsidRPr="000D745F">
              <w:rPr>
                <w:rFonts w:cs="Times New Roman"/>
                <w:sz w:val="22"/>
                <w:szCs w:val="22"/>
              </w:rPr>
              <w:t>Float</w:t>
            </w:r>
          </w:p>
        </w:tc>
        <w:tc>
          <w:tcPr>
            <w:tcW w:w="3617" w:type="pct"/>
            <w:tcMar>
              <w:top w:w="0" w:type="dxa"/>
              <w:left w:w="72" w:type="dxa"/>
              <w:bottom w:w="0" w:type="dxa"/>
              <w:right w:w="72" w:type="dxa"/>
            </w:tcMar>
            <w:vAlign w:val="center"/>
            <w:hideMark/>
          </w:tcPr>
          <w:p w14:paraId="7EA9488A" w14:textId="77777777" w:rsidR="00F146C2" w:rsidRPr="000D745F" w:rsidRDefault="00F146C2" w:rsidP="001C77EA">
            <w:pPr>
              <w:jc w:val="left"/>
              <w:rPr>
                <w:rFonts w:cs="Times New Roman"/>
                <w:sz w:val="22"/>
                <w:szCs w:val="22"/>
              </w:rPr>
            </w:pPr>
            <w:r w:rsidRPr="000D745F">
              <w:rPr>
                <w:rFonts w:cs="Times New Roman"/>
                <w:sz w:val="22"/>
                <w:szCs w:val="22"/>
              </w:rPr>
              <w:t>(required) leave as 1.</w:t>
            </w:r>
          </w:p>
        </w:tc>
      </w:tr>
    </w:tbl>
    <w:p w14:paraId="1CB1222E" w14:textId="77777777" w:rsidR="00F146C2" w:rsidRDefault="00F146C2" w:rsidP="00F146C2">
      <w:pPr>
        <w:spacing w:line="276" w:lineRule="auto"/>
        <w:rPr>
          <w:rFonts w:cs="Segoe UI"/>
          <w:color w:val="1F2328"/>
        </w:rPr>
      </w:pPr>
      <w:r w:rsidRPr="004F1386">
        <w:rPr>
          <w:rFonts w:cs="Segoe UI"/>
          <w:color w:val="1F2328"/>
        </w:rPr>
        <w:lastRenderedPageBreak/>
        <w:t>The following depicts the correct set up for the same, simple 3-unit run-of-river impact assessment. Note: movement is always one way, always downstream.</w:t>
      </w:r>
    </w:p>
    <w:p w14:paraId="5278FA0E" w14:textId="77777777" w:rsidR="00F146C2" w:rsidRPr="004F1386" w:rsidRDefault="00F146C2" w:rsidP="00F146C2">
      <w:pPr>
        <w:spacing w:line="276" w:lineRule="auto"/>
        <w:rPr>
          <w:rFonts w:cs="Segoe UI"/>
          <w:color w:val="1F2328"/>
        </w:rPr>
      </w:pPr>
    </w:p>
    <w:p w14:paraId="061DBF89" w14:textId="77777777" w:rsidR="00F146C2" w:rsidRDefault="00F146C2" w:rsidP="00F146C2">
      <w:pPr>
        <w:spacing w:line="276" w:lineRule="auto"/>
        <w:rPr>
          <w:rFonts w:cs="Segoe UI"/>
          <w:color w:val="1F2328"/>
        </w:rPr>
      </w:pPr>
      <w:r w:rsidRPr="004F1386">
        <w:rPr>
          <w:rFonts w:cs="Segoe UI"/>
          <w:noProof/>
          <w:color w:val="0000FF"/>
        </w:rPr>
        <w:drawing>
          <wp:inline distT="0" distB="0" distL="0" distR="0" wp14:anchorId="07C0DC9F" wp14:editId="0CDC7F28">
            <wp:extent cx="2979420" cy="2247900"/>
            <wp:effectExtent l="0" t="0" r="0" b="0"/>
            <wp:docPr id="21" name="Picture 9" descr="edges">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dges">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79420" cy="2247900"/>
                    </a:xfrm>
                    <a:prstGeom prst="rect">
                      <a:avLst/>
                    </a:prstGeom>
                    <a:noFill/>
                    <a:ln>
                      <a:noFill/>
                    </a:ln>
                  </pic:spPr>
                </pic:pic>
              </a:graphicData>
            </a:graphic>
          </wp:inline>
        </w:drawing>
      </w:r>
    </w:p>
    <w:p w14:paraId="3E499315" w14:textId="77777777" w:rsidR="00F146C2" w:rsidRPr="004F1386" w:rsidRDefault="00F146C2" w:rsidP="00F146C2">
      <w:pPr>
        <w:spacing w:line="276" w:lineRule="auto"/>
        <w:rPr>
          <w:rFonts w:cs="Segoe UI"/>
          <w:color w:val="1F2328"/>
        </w:rPr>
      </w:pPr>
    </w:p>
    <w:p w14:paraId="1DCB33BD" w14:textId="77777777" w:rsidR="00F146C2" w:rsidRPr="004F1386" w:rsidRDefault="00F146C2" w:rsidP="00F146C2">
      <w:pPr>
        <w:pStyle w:val="Heading2"/>
      </w:pPr>
      <w:bookmarkStart w:id="39" w:name="_Toc195173442"/>
      <w:r w:rsidRPr="004F1386">
        <w:t>Population</w:t>
      </w:r>
      <w:bookmarkEnd w:id="39"/>
    </w:p>
    <w:p w14:paraId="178C9DFF" w14:textId="77777777" w:rsidR="00F146C2" w:rsidRDefault="00F146C2" w:rsidP="00F146C2">
      <w:pPr>
        <w:spacing w:line="276" w:lineRule="auto"/>
        <w:rPr>
          <w:rFonts w:cs="Segoe UI"/>
          <w:color w:val="1F2328"/>
        </w:rPr>
      </w:pPr>
      <w:r w:rsidRPr="004F1386">
        <w:rPr>
          <w:rFonts w:cs="Segoe UI"/>
          <w:color w:val="1F2328"/>
        </w:rPr>
        <w:t xml:space="preserve">The population tab is the most complex and can be set up for anadromous or resident species. When assessing impact for resident species, entrainment is expressed as a rate (fish per million cubic feet), where the number of fish simulated per day is a function of the river discharge. You can define entrainment rates with your own empirical data, or you can fit them to observations from the EPRI entrainment database, which is included with Stryke. Entrainment rates can be simulated with a Log Normal, Weibull, or Pareto distribution. The maximum entrainment rate (max_ent_rate) is the largest entrainment rate observed. Given that each of these distributions are heavy tailed, the maximum simulated entrainment rate can be very large. Stryke limits the maximum simulated entrainment rate to 1 magnitude larger than the largest observation. Entrainment events are episodic in nature, and it is not likely that there will be an entrainment event every day. Occurrence probability (occur_prob) is the probability of entraining fish of a species on any particular day. Stryke first simulates presence, and if fish are present </w:t>
      </w:r>
      <w:r>
        <w:rPr>
          <w:rFonts w:cs="Segoe UI"/>
          <w:color w:val="1F2328"/>
        </w:rPr>
        <w:t>then</w:t>
      </w:r>
      <w:r w:rsidRPr="004F1386">
        <w:rPr>
          <w:rFonts w:cs="Segoe UI"/>
          <w:color w:val="1F2328"/>
        </w:rPr>
        <w:t xml:space="preserve"> simulates an entrainment </w:t>
      </w:r>
      <w:r>
        <w:rPr>
          <w:rFonts w:cs="Segoe UI"/>
          <w:color w:val="1F2328"/>
        </w:rPr>
        <w:t>event (or rate)</w:t>
      </w:r>
      <w:r w:rsidRPr="004F1386">
        <w:rPr>
          <w:rFonts w:cs="Segoe UI"/>
          <w:color w:val="1F2328"/>
        </w:rPr>
        <w:t>. This entrainment rate is then multiplied by the daily river discharge, and thus a simulated population is created. Once there is a sample population, Stryke simulates fish lengths for each individual in the population. The EPRI entrainment database also supplies information on fish lengths, which Stryke fits a log normal distribution to. The last field required for resident species assessment</w:t>
      </w:r>
      <w:r>
        <w:rPr>
          <w:rFonts w:cs="Segoe UI"/>
          <w:color w:val="1F2328"/>
        </w:rPr>
        <w:t xml:space="preserve"> the critical swim speed or </w:t>
      </w:r>
      <m:oMath>
        <m:sSub>
          <m:sSubPr>
            <m:ctrlPr>
              <w:rPr>
                <w:rFonts w:ascii="Cambria Math" w:hAnsi="Cambria Math" w:cs="Segoe UI"/>
                <w:i/>
                <w:color w:val="1F2328"/>
              </w:rPr>
            </m:ctrlPr>
          </m:sSubPr>
          <m:e>
            <m:r>
              <w:rPr>
                <w:rFonts w:ascii="Cambria Math" w:hAnsi="Cambria Math" w:cs="Segoe UI"/>
                <w:color w:val="1F2328"/>
              </w:rPr>
              <m:t>U</m:t>
            </m:r>
          </m:e>
          <m:sub>
            <m:r>
              <w:rPr>
                <w:rFonts w:ascii="Cambria Math" w:hAnsi="Cambria Math" w:cs="Segoe UI"/>
                <w:color w:val="1F2328"/>
              </w:rPr>
              <m:t>crit</m:t>
            </m:r>
          </m:sub>
        </m:sSub>
      </m:oMath>
      <w:r w:rsidRPr="004F1386">
        <w:rPr>
          <w:rFonts w:cs="Segoe UI"/>
          <w:color w:val="1F2328"/>
        </w:rPr>
        <w:t xml:space="preserve">. </w:t>
      </w:r>
      <w:r>
        <w:rPr>
          <w:rFonts w:cs="Segoe UI"/>
          <w:color w:val="1F2328"/>
        </w:rPr>
        <w:t xml:space="preserve">  </w:t>
      </w:r>
      <w:r w:rsidRPr="004F1386">
        <w:rPr>
          <w:rFonts w:cs="Segoe UI"/>
          <w:color w:val="1F2328"/>
        </w:rPr>
        <w:t xml:space="preserve">Critical swimming speeds </w:t>
      </w:r>
      <w:r>
        <w:rPr>
          <w:rFonts w:cs="Segoe UI"/>
          <w:color w:val="1F2328"/>
        </w:rPr>
        <w:t>can be sourced from Katapodis and Gervais (2012)</w:t>
      </w:r>
      <w:r w:rsidRPr="004F1386">
        <w:rPr>
          <w:rFonts w:cs="Segoe UI"/>
          <w:color w:val="1F2328"/>
        </w:rPr>
        <w:t xml:space="preserve">, </w:t>
      </w:r>
      <w:r>
        <w:rPr>
          <w:rFonts w:cs="Segoe UI"/>
          <w:color w:val="1F2328"/>
        </w:rPr>
        <w:t>which was made available in the literature review.</w:t>
      </w:r>
    </w:p>
    <w:p w14:paraId="08960C4B" w14:textId="77777777" w:rsidR="00F146C2" w:rsidRPr="004F1386" w:rsidRDefault="00F146C2" w:rsidP="00F146C2">
      <w:pPr>
        <w:spacing w:line="276" w:lineRule="auto"/>
        <w:rPr>
          <w:rFonts w:cs="Segoe UI"/>
          <w:color w:val="1F2328"/>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2" w:type="dxa"/>
          <w:right w:w="72" w:type="dxa"/>
        </w:tblCellMar>
        <w:tblLook w:val="04A0" w:firstRow="1" w:lastRow="0" w:firstColumn="1" w:lastColumn="0" w:noHBand="0" w:noVBand="1"/>
      </w:tblPr>
      <w:tblGrid>
        <w:gridCol w:w="1974"/>
        <w:gridCol w:w="1246"/>
        <w:gridCol w:w="6140"/>
      </w:tblGrid>
      <w:tr w:rsidR="00F146C2" w:rsidRPr="000D745F" w14:paraId="54CE004D" w14:textId="77777777" w:rsidTr="0093005A">
        <w:trPr>
          <w:trHeight w:val="461"/>
          <w:tblHeader/>
        </w:trPr>
        <w:tc>
          <w:tcPr>
            <w:tcW w:w="1974" w:type="dxa"/>
            <w:shd w:val="clear" w:color="auto" w:fill="9FC39F"/>
            <w:tcMar>
              <w:top w:w="0" w:type="dxa"/>
              <w:left w:w="72" w:type="dxa"/>
              <w:bottom w:w="0" w:type="dxa"/>
              <w:right w:w="72" w:type="dxa"/>
            </w:tcMar>
            <w:vAlign w:val="center"/>
            <w:hideMark/>
          </w:tcPr>
          <w:p w14:paraId="7F6245C0" w14:textId="77777777" w:rsidR="00F146C2" w:rsidRPr="000D745F" w:rsidRDefault="00F146C2" w:rsidP="0093005A">
            <w:pPr>
              <w:jc w:val="center"/>
              <w:rPr>
                <w:rFonts w:cs="Segoe UI"/>
                <w:b/>
                <w:bCs/>
                <w:sz w:val="22"/>
                <w:szCs w:val="22"/>
              </w:rPr>
            </w:pPr>
            <w:r w:rsidRPr="000D745F">
              <w:rPr>
                <w:rFonts w:cs="Segoe UI"/>
                <w:b/>
                <w:bCs/>
                <w:sz w:val="22"/>
                <w:szCs w:val="22"/>
              </w:rPr>
              <w:lastRenderedPageBreak/>
              <w:t>Field</w:t>
            </w:r>
          </w:p>
        </w:tc>
        <w:tc>
          <w:tcPr>
            <w:tcW w:w="1246" w:type="dxa"/>
            <w:shd w:val="clear" w:color="auto" w:fill="9FC39F"/>
            <w:tcMar>
              <w:top w:w="0" w:type="dxa"/>
              <w:left w:w="72" w:type="dxa"/>
              <w:bottom w:w="0" w:type="dxa"/>
              <w:right w:w="72" w:type="dxa"/>
            </w:tcMar>
            <w:vAlign w:val="center"/>
            <w:hideMark/>
          </w:tcPr>
          <w:p w14:paraId="781AD2E7" w14:textId="77777777" w:rsidR="00F146C2" w:rsidRPr="000D745F" w:rsidRDefault="00F146C2" w:rsidP="0093005A">
            <w:pPr>
              <w:jc w:val="center"/>
              <w:rPr>
                <w:rFonts w:cs="Segoe UI"/>
                <w:b/>
                <w:bCs/>
                <w:sz w:val="22"/>
                <w:szCs w:val="22"/>
              </w:rPr>
            </w:pPr>
            <w:r w:rsidRPr="000D745F">
              <w:rPr>
                <w:rFonts w:cs="Segoe UI"/>
                <w:b/>
                <w:bCs/>
                <w:sz w:val="22"/>
                <w:szCs w:val="22"/>
              </w:rPr>
              <w:t>Data Type</w:t>
            </w:r>
          </w:p>
        </w:tc>
        <w:tc>
          <w:tcPr>
            <w:tcW w:w="6140" w:type="dxa"/>
            <w:shd w:val="clear" w:color="auto" w:fill="9FC39F"/>
            <w:tcMar>
              <w:top w:w="0" w:type="dxa"/>
              <w:left w:w="72" w:type="dxa"/>
              <w:bottom w:w="0" w:type="dxa"/>
              <w:right w:w="72" w:type="dxa"/>
            </w:tcMar>
            <w:vAlign w:val="center"/>
            <w:hideMark/>
          </w:tcPr>
          <w:p w14:paraId="3819E75F" w14:textId="77777777" w:rsidR="00F146C2" w:rsidRPr="000D745F" w:rsidRDefault="00F146C2" w:rsidP="0093005A">
            <w:pPr>
              <w:jc w:val="center"/>
              <w:rPr>
                <w:rFonts w:cs="Segoe UI"/>
                <w:b/>
                <w:bCs/>
                <w:sz w:val="22"/>
                <w:szCs w:val="22"/>
              </w:rPr>
            </w:pPr>
            <w:r w:rsidRPr="000D745F">
              <w:rPr>
                <w:rFonts w:cs="Segoe UI"/>
                <w:b/>
                <w:bCs/>
                <w:sz w:val="22"/>
                <w:szCs w:val="22"/>
              </w:rPr>
              <w:t>Comment</w:t>
            </w:r>
          </w:p>
        </w:tc>
      </w:tr>
      <w:tr w:rsidR="00F146C2" w:rsidRPr="000D745F" w14:paraId="2A85B7E1" w14:textId="77777777" w:rsidTr="0093005A">
        <w:trPr>
          <w:trHeight w:val="461"/>
        </w:trPr>
        <w:tc>
          <w:tcPr>
            <w:tcW w:w="1974" w:type="dxa"/>
            <w:tcMar>
              <w:top w:w="0" w:type="dxa"/>
              <w:left w:w="72" w:type="dxa"/>
              <w:bottom w:w="0" w:type="dxa"/>
              <w:right w:w="72" w:type="dxa"/>
            </w:tcMar>
            <w:vAlign w:val="center"/>
            <w:hideMark/>
          </w:tcPr>
          <w:p w14:paraId="7DEE6D2D" w14:textId="77777777" w:rsidR="00F146C2" w:rsidRPr="000D745F" w:rsidRDefault="00F146C2" w:rsidP="0093005A">
            <w:pPr>
              <w:jc w:val="left"/>
              <w:rPr>
                <w:rFonts w:cs="Segoe UI"/>
                <w:sz w:val="22"/>
                <w:szCs w:val="22"/>
              </w:rPr>
            </w:pPr>
            <w:r w:rsidRPr="000D745F">
              <w:rPr>
                <w:rFonts w:cs="Segoe UI"/>
                <w:sz w:val="22"/>
                <w:szCs w:val="22"/>
              </w:rPr>
              <w:t>Common Name</w:t>
            </w:r>
          </w:p>
        </w:tc>
        <w:tc>
          <w:tcPr>
            <w:tcW w:w="1246" w:type="dxa"/>
            <w:tcMar>
              <w:top w:w="0" w:type="dxa"/>
              <w:left w:w="72" w:type="dxa"/>
              <w:bottom w:w="0" w:type="dxa"/>
              <w:right w:w="72" w:type="dxa"/>
            </w:tcMar>
            <w:vAlign w:val="center"/>
            <w:hideMark/>
          </w:tcPr>
          <w:p w14:paraId="3EDF4412" w14:textId="77777777" w:rsidR="00F146C2" w:rsidRPr="000D745F" w:rsidRDefault="00F146C2" w:rsidP="0093005A">
            <w:pPr>
              <w:jc w:val="left"/>
              <w:rPr>
                <w:rFonts w:cs="Segoe UI"/>
                <w:sz w:val="22"/>
                <w:szCs w:val="22"/>
              </w:rPr>
            </w:pPr>
            <w:r w:rsidRPr="000D745F">
              <w:rPr>
                <w:rFonts w:cs="Segoe UI"/>
                <w:sz w:val="22"/>
                <w:szCs w:val="22"/>
              </w:rPr>
              <w:t>String</w:t>
            </w:r>
          </w:p>
        </w:tc>
        <w:tc>
          <w:tcPr>
            <w:tcW w:w="6140" w:type="dxa"/>
            <w:tcMar>
              <w:top w:w="0" w:type="dxa"/>
              <w:left w:w="72" w:type="dxa"/>
              <w:bottom w:w="0" w:type="dxa"/>
              <w:right w:w="72" w:type="dxa"/>
            </w:tcMar>
            <w:vAlign w:val="center"/>
            <w:hideMark/>
          </w:tcPr>
          <w:p w14:paraId="16432F99" w14:textId="77777777" w:rsidR="00F146C2" w:rsidRPr="000D745F" w:rsidRDefault="00F146C2" w:rsidP="0093005A">
            <w:pPr>
              <w:jc w:val="left"/>
              <w:rPr>
                <w:rFonts w:cs="Segoe UI"/>
                <w:sz w:val="22"/>
                <w:szCs w:val="22"/>
              </w:rPr>
            </w:pPr>
            <w:r w:rsidRPr="000D745F">
              <w:rPr>
                <w:rFonts w:cs="Segoe UI"/>
                <w:sz w:val="22"/>
                <w:szCs w:val="22"/>
              </w:rPr>
              <w:t>(required)</w:t>
            </w:r>
          </w:p>
        </w:tc>
      </w:tr>
      <w:tr w:rsidR="00F146C2" w:rsidRPr="000D745F" w14:paraId="66593FC3" w14:textId="77777777" w:rsidTr="0093005A">
        <w:trPr>
          <w:trHeight w:val="461"/>
        </w:trPr>
        <w:tc>
          <w:tcPr>
            <w:tcW w:w="1974" w:type="dxa"/>
            <w:tcMar>
              <w:top w:w="0" w:type="dxa"/>
              <w:left w:w="72" w:type="dxa"/>
              <w:bottom w:w="0" w:type="dxa"/>
              <w:right w:w="72" w:type="dxa"/>
            </w:tcMar>
            <w:vAlign w:val="center"/>
            <w:hideMark/>
          </w:tcPr>
          <w:p w14:paraId="66EC0E86" w14:textId="77777777" w:rsidR="00F146C2" w:rsidRPr="000D745F" w:rsidRDefault="00F146C2" w:rsidP="0093005A">
            <w:pPr>
              <w:jc w:val="left"/>
              <w:rPr>
                <w:rFonts w:cs="Segoe UI"/>
                <w:sz w:val="22"/>
                <w:szCs w:val="22"/>
              </w:rPr>
            </w:pPr>
            <w:r w:rsidRPr="000D745F">
              <w:rPr>
                <w:rFonts w:cs="Segoe UI"/>
                <w:sz w:val="22"/>
                <w:szCs w:val="22"/>
              </w:rPr>
              <w:t>Scientific Name</w:t>
            </w:r>
          </w:p>
        </w:tc>
        <w:tc>
          <w:tcPr>
            <w:tcW w:w="1246" w:type="dxa"/>
            <w:tcMar>
              <w:top w:w="0" w:type="dxa"/>
              <w:left w:w="72" w:type="dxa"/>
              <w:bottom w:w="0" w:type="dxa"/>
              <w:right w:w="72" w:type="dxa"/>
            </w:tcMar>
            <w:vAlign w:val="center"/>
            <w:hideMark/>
          </w:tcPr>
          <w:p w14:paraId="08F61814" w14:textId="77777777" w:rsidR="00F146C2" w:rsidRPr="000D745F" w:rsidRDefault="00F146C2" w:rsidP="0093005A">
            <w:pPr>
              <w:jc w:val="left"/>
              <w:rPr>
                <w:rFonts w:cs="Segoe UI"/>
                <w:sz w:val="22"/>
                <w:szCs w:val="22"/>
              </w:rPr>
            </w:pPr>
            <w:r w:rsidRPr="000D745F">
              <w:rPr>
                <w:rFonts w:cs="Segoe UI"/>
                <w:sz w:val="22"/>
                <w:szCs w:val="22"/>
              </w:rPr>
              <w:t>String</w:t>
            </w:r>
          </w:p>
        </w:tc>
        <w:tc>
          <w:tcPr>
            <w:tcW w:w="6140" w:type="dxa"/>
            <w:tcMar>
              <w:top w:w="0" w:type="dxa"/>
              <w:left w:w="72" w:type="dxa"/>
              <w:bottom w:w="0" w:type="dxa"/>
              <w:right w:w="72" w:type="dxa"/>
            </w:tcMar>
            <w:vAlign w:val="center"/>
            <w:hideMark/>
          </w:tcPr>
          <w:p w14:paraId="6406723B" w14:textId="77777777" w:rsidR="00F146C2" w:rsidRPr="000D745F" w:rsidRDefault="00F146C2" w:rsidP="0093005A">
            <w:pPr>
              <w:jc w:val="left"/>
              <w:rPr>
                <w:rFonts w:cs="Segoe UI"/>
                <w:sz w:val="22"/>
                <w:szCs w:val="22"/>
              </w:rPr>
            </w:pPr>
            <w:r w:rsidRPr="000D745F">
              <w:rPr>
                <w:rFonts w:cs="Segoe UI"/>
                <w:sz w:val="22"/>
                <w:szCs w:val="22"/>
              </w:rPr>
              <w:t>(required)</w:t>
            </w:r>
          </w:p>
        </w:tc>
      </w:tr>
      <w:tr w:rsidR="00F146C2" w:rsidRPr="000D745F" w14:paraId="40C6719F" w14:textId="77777777" w:rsidTr="0093005A">
        <w:trPr>
          <w:trHeight w:val="648"/>
        </w:trPr>
        <w:tc>
          <w:tcPr>
            <w:tcW w:w="1974" w:type="dxa"/>
            <w:tcMar>
              <w:top w:w="0" w:type="dxa"/>
              <w:left w:w="72" w:type="dxa"/>
              <w:bottom w:w="0" w:type="dxa"/>
              <w:right w:w="72" w:type="dxa"/>
            </w:tcMar>
            <w:vAlign w:val="center"/>
            <w:hideMark/>
          </w:tcPr>
          <w:p w14:paraId="08EFFF20" w14:textId="77777777" w:rsidR="00F146C2" w:rsidRPr="000D745F" w:rsidRDefault="00F146C2" w:rsidP="0093005A">
            <w:pPr>
              <w:jc w:val="left"/>
              <w:rPr>
                <w:rFonts w:cs="Segoe UI"/>
                <w:sz w:val="22"/>
                <w:szCs w:val="22"/>
              </w:rPr>
            </w:pPr>
            <w:r w:rsidRPr="000D745F">
              <w:rPr>
                <w:rFonts w:cs="Segoe UI"/>
                <w:sz w:val="22"/>
                <w:szCs w:val="22"/>
              </w:rPr>
              <w:t>Season</w:t>
            </w:r>
          </w:p>
        </w:tc>
        <w:tc>
          <w:tcPr>
            <w:tcW w:w="1246" w:type="dxa"/>
            <w:tcMar>
              <w:top w:w="0" w:type="dxa"/>
              <w:left w:w="72" w:type="dxa"/>
              <w:bottom w:w="0" w:type="dxa"/>
              <w:right w:w="72" w:type="dxa"/>
            </w:tcMar>
            <w:vAlign w:val="center"/>
            <w:hideMark/>
          </w:tcPr>
          <w:p w14:paraId="7A1B1596" w14:textId="77777777" w:rsidR="00F146C2" w:rsidRPr="000D745F" w:rsidRDefault="00F146C2" w:rsidP="0093005A">
            <w:pPr>
              <w:jc w:val="left"/>
              <w:rPr>
                <w:rFonts w:cs="Segoe UI"/>
                <w:sz w:val="22"/>
                <w:szCs w:val="22"/>
              </w:rPr>
            </w:pPr>
            <w:r w:rsidRPr="000D745F">
              <w:rPr>
                <w:rFonts w:cs="Segoe UI"/>
                <w:sz w:val="22"/>
                <w:szCs w:val="22"/>
              </w:rPr>
              <w:t>String</w:t>
            </w:r>
          </w:p>
        </w:tc>
        <w:tc>
          <w:tcPr>
            <w:tcW w:w="6140" w:type="dxa"/>
            <w:tcMar>
              <w:top w:w="0" w:type="dxa"/>
              <w:left w:w="72" w:type="dxa"/>
              <w:bottom w:w="0" w:type="dxa"/>
              <w:right w:w="72" w:type="dxa"/>
            </w:tcMar>
            <w:vAlign w:val="center"/>
            <w:hideMark/>
          </w:tcPr>
          <w:p w14:paraId="7C1806B6" w14:textId="77777777" w:rsidR="00F146C2" w:rsidRPr="000D745F" w:rsidRDefault="00F146C2" w:rsidP="0093005A">
            <w:pPr>
              <w:jc w:val="left"/>
              <w:rPr>
                <w:rFonts w:cs="Segoe UI"/>
                <w:sz w:val="22"/>
                <w:szCs w:val="22"/>
              </w:rPr>
            </w:pPr>
            <w:r w:rsidRPr="000D745F">
              <w:rPr>
                <w:rFonts w:cs="Segoe UI"/>
                <w:sz w:val="22"/>
                <w:szCs w:val="22"/>
              </w:rPr>
              <w:t>(required) hydrologic season, must be a season on the Operating Scenarios tab</w:t>
            </w:r>
          </w:p>
        </w:tc>
      </w:tr>
      <w:tr w:rsidR="00F146C2" w:rsidRPr="000D745F" w14:paraId="53144A90" w14:textId="77777777" w:rsidTr="0093005A">
        <w:trPr>
          <w:trHeight w:val="648"/>
        </w:trPr>
        <w:tc>
          <w:tcPr>
            <w:tcW w:w="1974" w:type="dxa"/>
            <w:tcMar>
              <w:top w:w="0" w:type="dxa"/>
              <w:left w:w="72" w:type="dxa"/>
              <w:bottom w:w="0" w:type="dxa"/>
              <w:right w:w="72" w:type="dxa"/>
            </w:tcMar>
            <w:vAlign w:val="center"/>
            <w:hideMark/>
          </w:tcPr>
          <w:p w14:paraId="1801C432" w14:textId="77777777" w:rsidR="00F146C2" w:rsidRPr="000D745F" w:rsidRDefault="00F146C2" w:rsidP="0093005A">
            <w:pPr>
              <w:jc w:val="left"/>
              <w:rPr>
                <w:rFonts w:cs="Segoe UI"/>
                <w:sz w:val="22"/>
                <w:szCs w:val="22"/>
              </w:rPr>
            </w:pPr>
            <w:r w:rsidRPr="000D745F">
              <w:rPr>
                <w:rFonts w:cs="Segoe UI"/>
                <w:sz w:val="22"/>
                <w:szCs w:val="22"/>
              </w:rPr>
              <w:t>Starting Population</w:t>
            </w:r>
          </w:p>
        </w:tc>
        <w:tc>
          <w:tcPr>
            <w:tcW w:w="1246" w:type="dxa"/>
            <w:tcMar>
              <w:top w:w="0" w:type="dxa"/>
              <w:left w:w="72" w:type="dxa"/>
              <w:bottom w:w="0" w:type="dxa"/>
              <w:right w:w="72" w:type="dxa"/>
            </w:tcMar>
            <w:vAlign w:val="center"/>
            <w:hideMark/>
          </w:tcPr>
          <w:p w14:paraId="16D06711" w14:textId="77777777" w:rsidR="00F146C2" w:rsidRPr="000D745F" w:rsidRDefault="00F146C2" w:rsidP="0093005A">
            <w:pPr>
              <w:jc w:val="left"/>
              <w:rPr>
                <w:rFonts w:cs="Segoe UI"/>
                <w:sz w:val="22"/>
                <w:szCs w:val="22"/>
              </w:rPr>
            </w:pPr>
            <w:r w:rsidRPr="000D745F">
              <w:rPr>
                <w:rFonts w:cs="Segoe UI"/>
                <w:sz w:val="22"/>
                <w:szCs w:val="22"/>
              </w:rPr>
              <w:t>Integer</w:t>
            </w:r>
          </w:p>
        </w:tc>
        <w:tc>
          <w:tcPr>
            <w:tcW w:w="6140" w:type="dxa"/>
            <w:tcMar>
              <w:top w:w="0" w:type="dxa"/>
              <w:left w:w="72" w:type="dxa"/>
              <w:bottom w:w="0" w:type="dxa"/>
              <w:right w:w="72" w:type="dxa"/>
            </w:tcMar>
            <w:vAlign w:val="center"/>
            <w:hideMark/>
          </w:tcPr>
          <w:p w14:paraId="540EB3CB" w14:textId="77777777" w:rsidR="00F146C2" w:rsidRPr="000D745F" w:rsidRDefault="00F146C2" w:rsidP="0093005A">
            <w:pPr>
              <w:jc w:val="left"/>
              <w:rPr>
                <w:rFonts w:cs="Segoe UI"/>
                <w:sz w:val="22"/>
                <w:szCs w:val="22"/>
              </w:rPr>
            </w:pPr>
            <w:r w:rsidRPr="000D745F">
              <w:rPr>
                <w:rFonts w:cs="Segoe UI"/>
                <w:sz w:val="22"/>
                <w:szCs w:val="22"/>
              </w:rPr>
              <w:t>(not required) number of starting fish in the simulation (for anadromous mode)</w:t>
            </w:r>
          </w:p>
        </w:tc>
      </w:tr>
      <w:tr w:rsidR="00F146C2" w:rsidRPr="000D745F" w14:paraId="59807845" w14:textId="77777777" w:rsidTr="0093005A">
        <w:trPr>
          <w:trHeight w:val="648"/>
        </w:trPr>
        <w:tc>
          <w:tcPr>
            <w:tcW w:w="1974" w:type="dxa"/>
            <w:tcMar>
              <w:top w:w="0" w:type="dxa"/>
              <w:left w:w="72" w:type="dxa"/>
              <w:bottom w:w="0" w:type="dxa"/>
              <w:right w:w="72" w:type="dxa"/>
            </w:tcMar>
            <w:vAlign w:val="center"/>
            <w:hideMark/>
          </w:tcPr>
          <w:p w14:paraId="4C7D4BA8" w14:textId="77777777" w:rsidR="00F146C2" w:rsidRPr="000D745F" w:rsidRDefault="00F146C2" w:rsidP="0093005A">
            <w:pPr>
              <w:jc w:val="left"/>
              <w:rPr>
                <w:rFonts w:cs="Segoe UI"/>
                <w:sz w:val="22"/>
                <w:szCs w:val="22"/>
              </w:rPr>
            </w:pPr>
            <w:r w:rsidRPr="000D745F">
              <w:rPr>
                <w:rFonts w:cs="Segoe UI"/>
                <w:sz w:val="22"/>
                <w:szCs w:val="22"/>
              </w:rPr>
              <w:t>(Ent. Event) shape</w:t>
            </w:r>
          </w:p>
        </w:tc>
        <w:tc>
          <w:tcPr>
            <w:tcW w:w="1246" w:type="dxa"/>
            <w:tcMar>
              <w:top w:w="0" w:type="dxa"/>
              <w:left w:w="72" w:type="dxa"/>
              <w:bottom w:w="0" w:type="dxa"/>
              <w:right w:w="72" w:type="dxa"/>
            </w:tcMar>
            <w:vAlign w:val="center"/>
            <w:hideMark/>
          </w:tcPr>
          <w:p w14:paraId="7DCC4199" w14:textId="77777777" w:rsidR="00F146C2" w:rsidRPr="000D745F" w:rsidRDefault="00F146C2" w:rsidP="0093005A">
            <w:pPr>
              <w:jc w:val="left"/>
              <w:rPr>
                <w:rFonts w:cs="Segoe UI"/>
                <w:sz w:val="22"/>
                <w:szCs w:val="22"/>
              </w:rPr>
            </w:pPr>
            <w:r w:rsidRPr="000D745F">
              <w:rPr>
                <w:rFonts w:cs="Segoe UI"/>
                <w:sz w:val="22"/>
                <w:szCs w:val="22"/>
              </w:rPr>
              <w:t>Float</w:t>
            </w:r>
          </w:p>
        </w:tc>
        <w:tc>
          <w:tcPr>
            <w:tcW w:w="6140" w:type="dxa"/>
            <w:tcMar>
              <w:top w:w="0" w:type="dxa"/>
              <w:left w:w="72" w:type="dxa"/>
              <w:bottom w:w="0" w:type="dxa"/>
              <w:right w:w="72" w:type="dxa"/>
            </w:tcMar>
            <w:vAlign w:val="center"/>
            <w:hideMark/>
          </w:tcPr>
          <w:p w14:paraId="1FFD750F" w14:textId="77777777" w:rsidR="00F146C2" w:rsidRPr="000D745F" w:rsidRDefault="00F146C2" w:rsidP="0093005A">
            <w:pPr>
              <w:jc w:val="left"/>
              <w:rPr>
                <w:rFonts w:cs="Segoe UI"/>
                <w:sz w:val="22"/>
                <w:szCs w:val="22"/>
              </w:rPr>
            </w:pPr>
            <w:r w:rsidRPr="000D745F">
              <w:rPr>
                <w:rFonts w:cs="Segoe UI"/>
                <w:sz w:val="22"/>
                <w:szCs w:val="22"/>
              </w:rPr>
              <w:t>(not required) shape parameter describing daily entrainment event</w:t>
            </w:r>
          </w:p>
        </w:tc>
      </w:tr>
      <w:tr w:rsidR="00F146C2" w:rsidRPr="000D745F" w14:paraId="0D681997" w14:textId="77777777" w:rsidTr="0093005A">
        <w:trPr>
          <w:trHeight w:val="648"/>
        </w:trPr>
        <w:tc>
          <w:tcPr>
            <w:tcW w:w="1974" w:type="dxa"/>
            <w:tcMar>
              <w:top w:w="0" w:type="dxa"/>
              <w:left w:w="72" w:type="dxa"/>
              <w:bottom w:w="0" w:type="dxa"/>
              <w:right w:w="72" w:type="dxa"/>
            </w:tcMar>
            <w:vAlign w:val="center"/>
            <w:hideMark/>
          </w:tcPr>
          <w:p w14:paraId="3092D545" w14:textId="77777777" w:rsidR="00F146C2" w:rsidRPr="000D745F" w:rsidRDefault="00F146C2" w:rsidP="0093005A">
            <w:pPr>
              <w:jc w:val="left"/>
              <w:rPr>
                <w:rFonts w:cs="Segoe UI"/>
                <w:sz w:val="22"/>
                <w:szCs w:val="22"/>
              </w:rPr>
            </w:pPr>
            <w:r w:rsidRPr="000D745F">
              <w:rPr>
                <w:rFonts w:cs="Segoe UI"/>
                <w:sz w:val="22"/>
                <w:szCs w:val="22"/>
              </w:rPr>
              <w:t>(Ent. Event) location</w:t>
            </w:r>
          </w:p>
        </w:tc>
        <w:tc>
          <w:tcPr>
            <w:tcW w:w="1246" w:type="dxa"/>
            <w:tcMar>
              <w:top w:w="0" w:type="dxa"/>
              <w:left w:w="72" w:type="dxa"/>
              <w:bottom w:w="0" w:type="dxa"/>
              <w:right w:w="72" w:type="dxa"/>
            </w:tcMar>
            <w:vAlign w:val="center"/>
            <w:hideMark/>
          </w:tcPr>
          <w:p w14:paraId="0C0C889E" w14:textId="77777777" w:rsidR="00F146C2" w:rsidRPr="000D745F" w:rsidRDefault="00F146C2" w:rsidP="0093005A">
            <w:pPr>
              <w:jc w:val="left"/>
              <w:rPr>
                <w:rFonts w:cs="Segoe UI"/>
                <w:sz w:val="22"/>
                <w:szCs w:val="22"/>
              </w:rPr>
            </w:pPr>
            <w:r w:rsidRPr="000D745F">
              <w:rPr>
                <w:rFonts w:cs="Segoe UI"/>
                <w:sz w:val="22"/>
                <w:szCs w:val="22"/>
              </w:rPr>
              <w:t>Float</w:t>
            </w:r>
          </w:p>
        </w:tc>
        <w:tc>
          <w:tcPr>
            <w:tcW w:w="6140" w:type="dxa"/>
            <w:tcMar>
              <w:top w:w="0" w:type="dxa"/>
              <w:left w:w="72" w:type="dxa"/>
              <w:bottom w:w="0" w:type="dxa"/>
              <w:right w:w="72" w:type="dxa"/>
            </w:tcMar>
            <w:vAlign w:val="center"/>
            <w:hideMark/>
          </w:tcPr>
          <w:p w14:paraId="57E1D2FD" w14:textId="77777777" w:rsidR="00F146C2" w:rsidRPr="000D745F" w:rsidRDefault="00F146C2" w:rsidP="0093005A">
            <w:pPr>
              <w:jc w:val="left"/>
              <w:rPr>
                <w:rFonts w:cs="Segoe UI"/>
                <w:sz w:val="22"/>
                <w:szCs w:val="22"/>
              </w:rPr>
            </w:pPr>
            <w:r w:rsidRPr="000D745F">
              <w:rPr>
                <w:rFonts w:cs="Segoe UI"/>
                <w:sz w:val="22"/>
                <w:szCs w:val="22"/>
              </w:rPr>
              <w:t>(not required) location parameter describing daily entrainment event</w:t>
            </w:r>
          </w:p>
        </w:tc>
      </w:tr>
      <w:tr w:rsidR="00F146C2" w:rsidRPr="000D745F" w14:paraId="1F17949F" w14:textId="77777777" w:rsidTr="0093005A">
        <w:trPr>
          <w:trHeight w:val="648"/>
        </w:trPr>
        <w:tc>
          <w:tcPr>
            <w:tcW w:w="1974" w:type="dxa"/>
            <w:tcMar>
              <w:top w:w="0" w:type="dxa"/>
              <w:left w:w="72" w:type="dxa"/>
              <w:bottom w:w="0" w:type="dxa"/>
              <w:right w:w="72" w:type="dxa"/>
            </w:tcMar>
            <w:vAlign w:val="center"/>
            <w:hideMark/>
          </w:tcPr>
          <w:p w14:paraId="6DAA7BFC" w14:textId="77777777" w:rsidR="00F146C2" w:rsidRPr="000D745F" w:rsidRDefault="00F146C2" w:rsidP="0093005A">
            <w:pPr>
              <w:jc w:val="left"/>
              <w:rPr>
                <w:rFonts w:cs="Segoe UI"/>
                <w:sz w:val="22"/>
                <w:szCs w:val="22"/>
              </w:rPr>
            </w:pPr>
            <w:r w:rsidRPr="000D745F">
              <w:rPr>
                <w:rFonts w:cs="Segoe UI"/>
                <w:sz w:val="22"/>
                <w:szCs w:val="22"/>
              </w:rPr>
              <w:t>(Ent. Event) scale</w:t>
            </w:r>
          </w:p>
        </w:tc>
        <w:tc>
          <w:tcPr>
            <w:tcW w:w="1246" w:type="dxa"/>
            <w:tcMar>
              <w:top w:w="0" w:type="dxa"/>
              <w:left w:w="72" w:type="dxa"/>
              <w:bottom w:w="0" w:type="dxa"/>
              <w:right w:w="72" w:type="dxa"/>
            </w:tcMar>
            <w:vAlign w:val="center"/>
            <w:hideMark/>
          </w:tcPr>
          <w:p w14:paraId="40637359" w14:textId="77777777" w:rsidR="00F146C2" w:rsidRPr="000D745F" w:rsidRDefault="00F146C2" w:rsidP="0093005A">
            <w:pPr>
              <w:jc w:val="left"/>
              <w:rPr>
                <w:rFonts w:cs="Segoe UI"/>
                <w:sz w:val="22"/>
                <w:szCs w:val="22"/>
              </w:rPr>
            </w:pPr>
            <w:r w:rsidRPr="000D745F">
              <w:rPr>
                <w:rFonts w:cs="Segoe UI"/>
                <w:sz w:val="22"/>
                <w:szCs w:val="22"/>
              </w:rPr>
              <w:t>Float</w:t>
            </w:r>
          </w:p>
        </w:tc>
        <w:tc>
          <w:tcPr>
            <w:tcW w:w="6140" w:type="dxa"/>
            <w:tcMar>
              <w:top w:w="0" w:type="dxa"/>
              <w:left w:w="72" w:type="dxa"/>
              <w:bottom w:w="0" w:type="dxa"/>
              <w:right w:w="72" w:type="dxa"/>
            </w:tcMar>
            <w:vAlign w:val="center"/>
            <w:hideMark/>
          </w:tcPr>
          <w:p w14:paraId="424D0076" w14:textId="77777777" w:rsidR="00F146C2" w:rsidRPr="000D745F" w:rsidRDefault="00F146C2" w:rsidP="0093005A">
            <w:pPr>
              <w:jc w:val="left"/>
              <w:rPr>
                <w:rFonts w:cs="Segoe UI"/>
                <w:sz w:val="22"/>
                <w:szCs w:val="22"/>
              </w:rPr>
            </w:pPr>
            <w:r w:rsidRPr="000D745F">
              <w:rPr>
                <w:rFonts w:cs="Segoe UI"/>
                <w:sz w:val="22"/>
                <w:szCs w:val="22"/>
              </w:rPr>
              <w:t>(not required) scale parameter describing daily entrainment event.</w:t>
            </w:r>
          </w:p>
        </w:tc>
      </w:tr>
      <w:tr w:rsidR="00F146C2" w:rsidRPr="000D745F" w14:paraId="01918124" w14:textId="77777777" w:rsidTr="0093005A">
        <w:trPr>
          <w:trHeight w:val="648"/>
        </w:trPr>
        <w:tc>
          <w:tcPr>
            <w:tcW w:w="1974" w:type="dxa"/>
            <w:tcMar>
              <w:top w:w="0" w:type="dxa"/>
              <w:left w:w="72" w:type="dxa"/>
              <w:bottom w:w="0" w:type="dxa"/>
              <w:right w:w="72" w:type="dxa"/>
            </w:tcMar>
            <w:vAlign w:val="center"/>
            <w:hideMark/>
          </w:tcPr>
          <w:p w14:paraId="66AD64DC" w14:textId="77777777" w:rsidR="00F146C2" w:rsidRPr="000D745F" w:rsidRDefault="00F146C2" w:rsidP="0093005A">
            <w:pPr>
              <w:jc w:val="left"/>
              <w:rPr>
                <w:rFonts w:cs="Segoe UI"/>
                <w:sz w:val="22"/>
                <w:szCs w:val="22"/>
              </w:rPr>
            </w:pPr>
            <w:r w:rsidRPr="000D745F">
              <w:rPr>
                <w:rFonts w:cs="Segoe UI"/>
                <w:sz w:val="22"/>
                <w:szCs w:val="22"/>
              </w:rPr>
              <w:t>dist</w:t>
            </w:r>
          </w:p>
        </w:tc>
        <w:tc>
          <w:tcPr>
            <w:tcW w:w="1246" w:type="dxa"/>
            <w:tcMar>
              <w:top w:w="0" w:type="dxa"/>
              <w:left w:w="72" w:type="dxa"/>
              <w:bottom w:w="0" w:type="dxa"/>
              <w:right w:w="72" w:type="dxa"/>
            </w:tcMar>
            <w:vAlign w:val="center"/>
            <w:hideMark/>
          </w:tcPr>
          <w:p w14:paraId="2503489B" w14:textId="77777777" w:rsidR="00F146C2" w:rsidRPr="000D745F" w:rsidRDefault="00F146C2" w:rsidP="0093005A">
            <w:pPr>
              <w:jc w:val="left"/>
              <w:rPr>
                <w:rFonts w:cs="Segoe UI"/>
                <w:sz w:val="22"/>
                <w:szCs w:val="22"/>
              </w:rPr>
            </w:pPr>
            <w:r w:rsidRPr="000D745F">
              <w:rPr>
                <w:rFonts w:cs="Segoe UI"/>
                <w:sz w:val="22"/>
                <w:szCs w:val="22"/>
              </w:rPr>
              <w:t>String</w:t>
            </w:r>
          </w:p>
        </w:tc>
        <w:tc>
          <w:tcPr>
            <w:tcW w:w="6140" w:type="dxa"/>
            <w:tcMar>
              <w:top w:w="0" w:type="dxa"/>
              <w:left w:w="72" w:type="dxa"/>
              <w:bottom w:w="0" w:type="dxa"/>
              <w:right w:w="72" w:type="dxa"/>
            </w:tcMar>
            <w:vAlign w:val="center"/>
            <w:hideMark/>
          </w:tcPr>
          <w:p w14:paraId="0A051F61" w14:textId="77777777" w:rsidR="00F146C2" w:rsidRPr="000D745F" w:rsidRDefault="00F146C2" w:rsidP="0093005A">
            <w:pPr>
              <w:jc w:val="left"/>
              <w:rPr>
                <w:rFonts w:cs="Segoe UI"/>
                <w:sz w:val="22"/>
                <w:szCs w:val="22"/>
              </w:rPr>
            </w:pPr>
            <w:r w:rsidRPr="000D745F">
              <w:rPr>
                <w:rFonts w:cs="Segoe UI"/>
                <w:sz w:val="22"/>
                <w:szCs w:val="22"/>
              </w:rPr>
              <w:t>(not required) Distribution type describing daily entrainment event, must be one of (Log Normal, Weibull or Pareto)</w:t>
            </w:r>
          </w:p>
        </w:tc>
      </w:tr>
      <w:tr w:rsidR="00F146C2" w:rsidRPr="000D745F" w14:paraId="6C87FC52" w14:textId="77777777" w:rsidTr="0093005A">
        <w:trPr>
          <w:trHeight w:val="648"/>
        </w:trPr>
        <w:tc>
          <w:tcPr>
            <w:tcW w:w="1974" w:type="dxa"/>
            <w:tcMar>
              <w:top w:w="0" w:type="dxa"/>
              <w:left w:w="72" w:type="dxa"/>
              <w:bottom w:w="0" w:type="dxa"/>
              <w:right w:w="72" w:type="dxa"/>
            </w:tcMar>
            <w:vAlign w:val="center"/>
            <w:hideMark/>
          </w:tcPr>
          <w:p w14:paraId="4613FEB2" w14:textId="77777777" w:rsidR="00F146C2" w:rsidRPr="000D745F" w:rsidRDefault="00F146C2" w:rsidP="0093005A">
            <w:pPr>
              <w:jc w:val="left"/>
              <w:rPr>
                <w:rFonts w:cs="Segoe UI"/>
                <w:sz w:val="22"/>
                <w:szCs w:val="22"/>
              </w:rPr>
            </w:pPr>
            <w:r w:rsidRPr="000D745F">
              <w:rPr>
                <w:rFonts w:cs="Segoe UI"/>
                <w:sz w:val="22"/>
                <w:szCs w:val="22"/>
              </w:rPr>
              <w:t>max_ent_rate</w:t>
            </w:r>
          </w:p>
        </w:tc>
        <w:tc>
          <w:tcPr>
            <w:tcW w:w="1246" w:type="dxa"/>
            <w:tcMar>
              <w:top w:w="0" w:type="dxa"/>
              <w:left w:w="72" w:type="dxa"/>
              <w:bottom w:w="0" w:type="dxa"/>
              <w:right w:w="72" w:type="dxa"/>
            </w:tcMar>
            <w:vAlign w:val="center"/>
            <w:hideMark/>
          </w:tcPr>
          <w:p w14:paraId="081ECA7C" w14:textId="77777777" w:rsidR="00F146C2" w:rsidRPr="000D745F" w:rsidRDefault="00F146C2" w:rsidP="0093005A">
            <w:pPr>
              <w:jc w:val="left"/>
              <w:rPr>
                <w:rFonts w:cs="Segoe UI"/>
                <w:sz w:val="22"/>
                <w:szCs w:val="22"/>
              </w:rPr>
            </w:pPr>
            <w:r w:rsidRPr="000D745F">
              <w:rPr>
                <w:rFonts w:cs="Segoe UI"/>
                <w:sz w:val="22"/>
                <w:szCs w:val="22"/>
              </w:rPr>
              <w:t>Float</w:t>
            </w:r>
          </w:p>
        </w:tc>
        <w:tc>
          <w:tcPr>
            <w:tcW w:w="6140" w:type="dxa"/>
            <w:tcMar>
              <w:top w:w="0" w:type="dxa"/>
              <w:left w:w="72" w:type="dxa"/>
              <w:bottom w:w="0" w:type="dxa"/>
              <w:right w:w="72" w:type="dxa"/>
            </w:tcMar>
            <w:vAlign w:val="center"/>
            <w:hideMark/>
          </w:tcPr>
          <w:p w14:paraId="204AB17E" w14:textId="0F4081E1" w:rsidR="00F146C2" w:rsidRPr="000D745F" w:rsidRDefault="00F146C2" w:rsidP="0093005A">
            <w:pPr>
              <w:jc w:val="left"/>
              <w:rPr>
                <w:rFonts w:cs="Segoe UI"/>
                <w:sz w:val="22"/>
                <w:szCs w:val="22"/>
              </w:rPr>
            </w:pPr>
            <w:r w:rsidRPr="000D745F">
              <w:rPr>
                <w:rFonts w:cs="Segoe UI"/>
                <w:sz w:val="22"/>
                <w:szCs w:val="22"/>
              </w:rPr>
              <w:t xml:space="preserve">(not required) maximum entrainment event measured in fish per million cubic </w:t>
            </w:r>
            <w:del w:id="40" w:author="Rudolph, Rich (DFO/MPO)" w:date="2025-04-17T08:53:00Z">
              <w:r w:rsidRPr="000D745F" w:rsidDel="00A444D7">
                <w:rPr>
                  <w:rFonts w:cs="Segoe UI"/>
                  <w:sz w:val="22"/>
                  <w:szCs w:val="22"/>
                </w:rPr>
                <w:delText>feet</w:delText>
              </w:r>
            </w:del>
            <w:ins w:id="41" w:author="Rudolph, Rich (DFO/MPO)" w:date="2025-04-17T08:53:00Z">
              <w:r w:rsidR="00A444D7">
                <w:rPr>
                  <w:rFonts w:cs="Segoe UI"/>
                  <w:sz w:val="22"/>
                  <w:szCs w:val="22"/>
                </w:rPr>
                <w:t>metre</w:t>
              </w:r>
            </w:ins>
            <w:r w:rsidRPr="000D745F">
              <w:rPr>
                <w:rFonts w:cs="Segoe UI"/>
                <w:sz w:val="22"/>
                <w:szCs w:val="22"/>
              </w:rPr>
              <w:t>.</w:t>
            </w:r>
          </w:p>
        </w:tc>
      </w:tr>
      <w:tr w:rsidR="00F146C2" w:rsidRPr="000D745F" w14:paraId="2E7D5D24" w14:textId="77777777" w:rsidTr="0093005A">
        <w:trPr>
          <w:trHeight w:val="461"/>
        </w:trPr>
        <w:tc>
          <w:tcPr>
            <w:tcW w:w="1974" w:type="dxa"/>
            <w:tcMar>
              <w:top w:w="0" w:type="dxa"/>
              <w:left w:w="72" w:type="dxa"/>
              <w:bottom w:w="0" w:type="dxa"/>
              <w:right w:w="72" w:type="dxa"/>
            </w:tcMar>
            <w:vAlign w:val="center"/>
            <w:hideMark/>
          </w:tcPr>
          <w:p w14:paraId="37E7D5EB" w14:textId="77777777" w:rsidR="00F146C2" w:rsidRPr="000D745F" w:rsidRDefault="00F146C2" w:rsidP="0093005A">
            <w:pPr>
              <w:jc w:val="left"/>
              <w:rPr>
                <w:rFonts w:cs="Segoe UI"/>
                <w:sz w:val="22"/>
                <w:szCs w:val="22"/>
              </w:rPr>
            </w:pPr>
            <w:r w:rsidRPr="000D745F">
              <w:rPr>
                <w:rFonts w:cs="Segoe UI"/>
                <w:sz w:val="22"/>
                <w:szCs w:val="22"/>
              </w:rPr>
              <w:t>occur_prob</w:t>
            </w:r>
          </w:p>
        </w:tc>
        <w:tc>
          <w:tcPr>
            <w:tcW w:w="1246" w:type="dxa"/>
            <w:tcMar>
              <w:top w:w="0" w:type="dxa"/>
              <w:left w:w="72" w:type="dxa"/>
              <w:bottom w:w="0" w:type="dxa"/>
              <w:right w:w="72" w:type="dxa"/>
            </w:tcMar>
            <w:vAlign w:val="center"/>
            <w:hideMark/>
          </w:tcPr>
          <w:p w14:paraId="54066339" w14:textId="77777777" w:rsidR="00F146C2" w:rsidRPr="000D745F" w:rsidRDefault="00F146C2" w:rsidP="0093005A">
            <w:pPr>
              <w:jc w:val="left"/>
              <w:rPr>
                <w:rFonts w:cs="Segoe UI"/>
                <w:sz w:val="22"/>
                <w:szCs w:val="22"/>
              </w:rPr>
            </w:pPr>
            <w:r w:rsidRPr="000D745F">
              <w:rPr>
                <w:rFonts w:cs="Segoe UI"/>
                <w:sz w:val="22"/>
                <w:szCs w:val="22"/>
              </w:rPr>
              <w:t>Float</w:t>
            </w:r>
          </w:p>
        </w:tc>
        <w:tc>
          <w:tcPr>
            <w:tcW w:w="6140" w:type="dxa"/>
            <w:tcMar>
              <w:top w:w="0" w:type="dxa"/>
              <w:left w:w="72" w:type="dxa"/>
              <w:bottom w:w="0" w:type="dxa"/>
              <w:right w:w="72" w:type="dxa"/>
            </w:tcMar>
            <w:vAlign w:val="center"/>
            <w:hideMark/>
          </w:tcPr>
          <w:p w14:paraId="14196D28" w14:textId="77777777" w:rsidR="00F146C2" w:rsidRPr="000D745F" w:rsidRDefault="00F146C2" w:rsidP="0093005A">
            <w:pPr>
              <w:jc w:val="left"/>
              <w:rPr>
                <w:rFonts w:cs="Segoe UI"/>
                <w:sz w:val="22"/>
                <w:szCs w:val="22"/>
              </w:rPr>
            </w:pPr>
            <w:r w:rsidRPr="000D745F">
              <w:rPr>
                <w:rFonts w:cs="Segoe UI"/>
                <w:sz w:val="22"/>
                <w:szCs w:val="22"/>
              </w:rPr>
              <w:t>(not required) occurrence probability</w:t>
            </w:r>
          </w:p>
        </w:tc>
      </w:tr>
      <w:tr w:rsidR="00F146C2" w:rsidRPr="000D745F" w14:paraId="5317F0A0" w14:textId="77777777" w:rsidTr="0093005A">
        <w:trPr>
          <w:trHeight w:val="461"/>
        </w:trPr>
        <w:tc>
          <w:tcPr>
            <w:tcW w:w="1974" w:type="dxa"/>
            <w:tcMar>
              <w:top w:w="0" w:type="dxa"/>
              <w:left w:w="72" w:type="dxa"/>
              <w:bottom w:w="0" w:type="dxa"/>
              <w:right w:w="72" w:type="dxa"/>
            </w:tcMar>
            <w:vAlign w:val="center"/>
            <w:hideMark/>
          </w:tcPr>
          <w:p w14:paraId="1A6AFE1B" w14:textId="77777777" w:rsidR="00F146C2" w:rsidRPr="000D745F" w:rsidRDefault="00F146C2" w:rsidP="0093005A">
            <w:pPr>
              <w:jc w:val="left"/>
              <w:rPr>
                <w:rFonts w:cs="Segoe UI"/>
                <w:sz w:val="22"/>
                <w:szCs w:val="22"/>
              </w:rPr>
            </w:pPr>
            <w:r w:rsidRPr="000D745F">
              <w:rPr>
                <w:rFonts w:cs="Segoe UI"/>
                <w:sz w:val="22"/>
                <w:szCs w:val="22"/>
              </w:rPr>
              <w:t>iterations</w:t>
            </w:r>
          </w:p>
        </w:tc>
        <w:tc>
          <w:tcPr>
            <w:tcW w:w="1246" w:type="dxa"/>
            <w:tcMar>
              <w:top w:w="0" w:type="dxa"/>
              <w:left w:w="72" w:type="dxa"/>
              <w:bottom w:w="0" w:type="dxa"/>
              <w:right w:w="72" w:type="dxa"/>
            </w:tcMar>
            <w:vAlign w:val="center"/>
            <w:hideMark/>
          </w:tcPr>
          <w:p w14:paraId="15A304FD" w14:textId="77777777" w:rsidR="00F146C2" w:rsidRPr="000D745F" w:rsidRDefault="00F146C2" w:rsidP="0093005A">
            <w:pPr>
              <w:jc w:val="left"/>
              <w:rPr>
                <w:rFonts w:cs="Segoe UI"/>
                <w:sz w:val="22"/>
                <w:szCs w:val="22"/>
              </w:rPr>
            </w:pPr>
            <w:r w:rsidRPr="000D745F">
              <w:rPr>
                <w:rFonts w:cs="Segoe UI"/>
                <w:sz w:val="22"/>
                <w:szCs w:val="22"/>
              </w:rPr>
              <w:t>Integer</w:t>
            </w:r>
          </w:p>
        </w:tc>
        <w:tc>
          <w:tcPr>
            <w:tcW w:w="6140" w:type="dxa"/>
            <w:tcMar>
              <w:top w:w="0" w:type="dxa"/>
              <w:left w:w="72" w:type="dxa"/>
              <w:bottom w:w="0" w:type="dxa"/>
              <w:right w:w="72" w:type="dxa"/>
            </w:tcMar>
            <w:vAlign w:val="center"/>
            <w:hideMark/>
          </w:tcPr>
          <w:p w14:paraId="2A0313B6" w14:textId="77777777" w:rsidR="00F146C2" w:rsidRPr="000D745F" w:rsidRDefault="00F146C2" w:rsidP="0093005A">
            <w:pPr>
              <w:jc w:val="left"/>
              <w:rPr>
                <w:rFonts w:cs="Segoe UI"/>
                <w:sz w:val="22"/>
                <w:szCs w:val="22"/>
              </w:rPr>
            </w:pPr>
            <w:r w:rsidRPr="000D745F">
              <w:rPr>
                <w:rFonts w:cs="Segoe UI"/>
                <w:sz w:val="22"/>
                <w:szCs w:val="22"/>
              </w:rPr>
              <w:t>(required) number of simulation runs</w:t>
            </w:r>
          </w:p>
        </w:tc>
      </w:tr>
      <w:tr w:rsidR="00F146C2" w:rsidRPr="000D745F" w14:paraId="3BA3DBE8" w14:textId="77777777" w:rsidTr="0093005A">
        <w:trPr>
          <w:trHeight w:val="461"/>
        </w:trPr>
        <w:tc>
          <w:tcPr>
            <w:tcW w:w="1974" w:type="dxa"/>
            <w:tcMar>
              <w:top w:w="0" w:type="dxa"/>
              <w:left w:w="72" w:type="dxa"/>
              <w:bottom w:w="0" w:type="dxa"/>
              <w:right w:w="72" w:type="dxa"/>
            </w:tcMar>
            <w:vAlign w:val="center"/>
            <w:hideMark/>
          </w:tcPr>
          <w:p w14:paraId="58771D37" w14:textId="77777777" w:rsidR="00F146C2" w:rsidRPr="000D745F" w:rsidRDefault="00F146C2" w:rsidP="0093005A">
            <w:pPr>
              <w:jc w:val="left"/>
              <w:rPr>
                <w:rFonts w:cs="Segoe UI"/>
                <w:sz w:val="22"/>
                <w:szCs w:val="22"/>
              </w:rPr>
            </w:pPr>
            <w:r w:rsidRPr="000D745F">
              <w:rPr>
                <w:rFonts w:cs="Segoe UI"/>
                <w:sz w:val="22"/>
                <w:szCs w:val="22"/>
              </w:rPr>
              <w:t>Length_mean</w:t>
            </w:r>
          </w:p>
        </w:tc>
        <w:tc>
          <w:tcPr>
            <w:tcW w:w="1246" w:type="dxa"/>
            <w:tcMar>
              <w:top w:w="0" w:type="dxa"/>
              <w:left w:w="72" w:type="dxa"/>
              <w:bottom w:w="0" w:type="dxa"/>
              <w:right w:w="72" w:type="dxa"/>
            </w:tcMar>
            <w:vAlign w:val="center"/>
            <w:hideMark/>
          </w:tcPr>
          <w:p w14:paraId="6CA8A0D1" w14:textId="77777777" w:rsidR="00F146C2" w:rsidRPr="000D745F" w:rsidRDefault="00F146C2" w:rsidP="0093005A">
            <w:pPr>
              <w:jc w:val="left"/>
              <w:rPr>
                <w:rFonts w:cs="Segoe UI"/>
                <w:sz w:val="22"/>
                <w:szCs w:val="22"/>
              </w:rPr>
            </w:pPr>
            <w:r w:rsidRPr="000D745F">
              <w:rPr>
                <w:rFonts w:cs="Segoe UI"/>
                <w:sz w:val="22"/>
                <w:szCs w:val="22"/>
              </w:rPr>
              <w:t>Float</w:t>
            </w:r>
          </w:p>
        </w:tc>
        <w:tc>
          <w:tcPr>
            <w:tcW w:w="6140" w:type="dxa"/>
            <w:tcMar>
              <w:top w:w="0" w:type="dxa"/>
              <w:left w:w="72" w:type="dxa"/>
              <w:bottom w:w="0" w:type="dxa"/>
              <w:right w:w="72" w:type="dxa"/>
            </w:tcMar>
            <w:vAlign w:val="center"/>
            <w:hideMark/>
          </w:tcPr>
          <w:p w14:paraId="1C2E69F7" w14:textId="77777777" w:rsidR="00F146C2" w:rsidRPr="000D745F" w:rsidRDefault="00F146C2" w:rsidP="0093005A">
            <w:pPr>
              <w:jc w:val="left"/>
              <w:rPr>
                <w:rFonts w:cs="Segoe UI"/>
                <w:sz w:val="22"/>
                <w:szCs w:val="22"/>
              </w:rPr>
            </w:pPr>
            <w:r w:rsidRPr="000D745F">
              <w:rPr>
                <w:rFonts w:cs="Segoe UI"/>
                <w:sz w:val="22"/>
                <w:szCs w:val="22"/>
              </w:rPr>
              <w:t>(not required) mean length (for anadromous mode)</w:t>
            </w:r>
          </w:p>
        </w:tc>
      </w:tr>
      <w:tr w:rsidR="00F146C2" w:rsidRPr="000D745F" w14:paraId="3D510B7E" w14:textId="77777777" w:rsidTr="0093005A">
        <w:trPr>
          <w:trHeight w:val="648"/>
        </w:trPr>
        <w:tc>
          <w:tcPr>
            <w:tcW w:w="1974" w:type="dxa"/>
            <w:tcMar>
              <w:top w:w="0" w:type="dxa"/>
              <w:left w:w="72" w:type="dxa"/>
              <w:bottom w:w="0" w:type="dxa"/>
              <w:right w:w="72" w:type="dxa"/>
            </w:tcMar>
            <w:vAlign w:val="center"/>
            <w:hideMark/>
          </w:tcPr>
          <w:p w14:paraId="18382F72" w14:textId="77777777" w:rsidR="00F146C2" w:rsidRPr="000D745F" w:rsidRDefault="00F146C2" w:rsidP="0093005A">
            <w:pPr>
              <w:jc w:val="left"/>
              <w:rPr>
                <w:rFonts w:cs="Segoe UI"/>
                <w:sz w:val="22"/>
                <w:szCs w:val="22"/>
              </w:rPr>
            </w:pPr>
            <w:r w:rsidRPr="000D745F">
              <w:rPr>
                <w:rFonts w:cs="Segoe UI"/>
                <w:sz w:val="22"/>
                <w:szCs w:val="22"/>
              </w:rPr>
              <w:t>Length_sd</w:t>
            </w:r>
          </w:p>
        </w:tc>
        <w:tc>
          <w:tcPr>
            <w:tcW w:w="1246" w:type="dxa"/>
            <w:tcMar>
              <w:top w:w="0" w:type="dxa"/>
              <w:left w:w="72" w:type="dxa"/>
              <w:bottom w:w="0" w:type="dxa"/>
              <w:right w:w="72" w:type="dxa"/>
            </w:tcMar>
            <w:vAlign w:val="center"/>
            <w:hideMark/>
          </w:tcPr>
          <w:p w14:paraId="3E80EBED" w14:textId="77777777" w:rsidR="00F146C2" w:rsidRPr="000D745F" w:rsidRDefault="00F146C2" w:rsidP="0093005A">
            <w:pPr>
              <w:jc w:val="left"/>
              <w:rPr>
                <w:rFonts w:cs="Segoe UI"/>
                <w:sz w:val="22"/>
                <w:szCs w:val="22"/>
              </w:rPr>
            </w:pPr>
            <w:r w:rsidRPr="000D745F">
              <w:rPr>
                <w:rFonts w:cs="Segoe UI"/>
                <w:sz w:val="22"/>
                <w:szCs w:val="22"/>
              </w:rPr>
              <w:t>Float</w:t>
            </w:r>
          </w:p>
        </w:tc>
        <w:tc>
          <w:tcPr>
            <w:tcW w:w="6140" w:type="dxa"/>
            <w:tcMar>
              <w:top w:w="0" w:type="dxa"/>
              <w:left w:w="72" w:type="dxa"/>
              <w:bottom w:w="0" w:type="dxa"/>
              <w:right w:w="72" w:type="dxa"/>
            </w:tcMar>
            <w:vAlign w:val="center"/>
            <w:hideMark/>
          </w:tcPr>
          <w:p w14:paraId="72E7AFD2" w14:textId="77777777" w:rsidR="00F146C2" w:rsidRPr="000D745F" w:rsidRDefault="00F146C2" w:rsidP="0093005A">
            <w:pPr>
              <w:jc w:val="left"/>
              <w:rPr>
                <w:rFonts w:cs="Segoe UI"/>
                <w:sz w:val="22"/>
                <w:szCs w:val="22"/>
              </w:rPr>
            </w:pPr>
            <w:r w:rsidRPr="000D745F">
              <w:rPr>
                <w:rFonts w:cs="Segoe UI"/>
                <w:sz w:val="22"/>
                <w:szCs w:val="22"/>
              </w:rPr>
              <w:t>(not required) standard deviation of length (for anadromous mode)</w:t>
            </w:r>
          </w:p>
        </w:tc>
      </w:tr>
      <w:tr w:rsidR="00F146C2" w:rsidRPr="000D745F" w14:paraId="4D2AB2C4" w14:textId="77777777" w:rsidTr="0093005A">
        <w:trPr>
          <w:trHeight w:val="648"/>
        </w:trPr>
        <w:tc>
          <w:tcPr>
            <w:tcW w:w="1974" w:type="dxa"/>
            <w:tcMar>
              <w:top w:w="0" w:type="dxa"/>
              <w:left w:w="72" w:type="dxa"/>
              <w:bottom w:w="0" w:type="dxa"/>
              <w:right w:w="72" w:type="dxa"/>
            </w:tcMar>
            <w:vAlign w:val="center"/>
            <w:hideMark/>
          </w:tcPr>
          <w:p w14:paraId="6932B285" w14:textId="0C08F809" w:rsidR="00F146C2" w:rsidRPr="000D745F" w:rsidRDefault="0066554F" w:rsidP="0093005A">
            <w:pPr>
              <w:jc w:val="left"/>
              <w:rPr>
                <w:rFonts w:cs="Segoe UI"/>
                <w:sz w:val="22"/>
                <w:szCs w:val="22"/>
              </w:rPr>
            </w:pPr>
            <w:r>
              <w:rPr>
                <w:rFonts w:cs="Segoe UI"/>
                <w:sz w:val="22"/>
                <w:szCs w:val="22"/>
              </w:rPr>
              <w:t>Ucrit</w:t>
            </w:r>
          </w:p>
        </w:tc>
        <w:tc>
          <w:tcPr>
            <w:tcW w:w="1246" w:type="dxa"/>
            <w:tcMar>
              <w:top w:w="0" w:type="dxa"/>
              <w:left w:w="72" w:type="dxa"/>
              <w:bottom w:w="0" w:type="dxa"/>
              <w:right w:w="72" w:type="dxa"/>
            </w:tcMar>
            <w:vAlign w:val="center"/>
            <w:hideMark/>
          </w:tcPr>
          <w:p w14:paraId="58F778AC" w14:textId="77777777" w:rsidR="00F146C2" w:rsidRPr="000D745F" w:rsidRDefault="00F146C2" w:rsidP="0093005A">
            <w:pPr>
              <w:jc w:val="left"/>
              <w:rPr>
                <w:rFonts w:cs="Segoe UI"/>
                <w:sz w:val="22"/>
                <w:szCs w:val="22"/>
              </w:rPr>
            </w:pPr>
            <w:r w:rsidRPr="000D745F">
              <w:rPr>
                <w:rFonts w:cs="Segoe UI"/>
                <w:sz w:val="22"/>
                <w:szCs w:val="22"/>
              </w:rPr>
              <w:t>Float</w:t>
            </w:r>
          </w:p>
        </w:tc>
        <w:tc>
          <w:tcPr>
            <w:tcW w:w="6140" w:type="dxa"/>
            <w:tcMar>
              <w:top w:w="0" w:type="dxa"/>
              <w:left w:w="72" w:type="dxa"/>
              <w:bottom w:w="0" w:type="dxa"/>
              <w:right w:w="72" w:type="dxa"/>
            </w:tcMar>
            <w:vAlign w:val="center"/>
            <w:hideMark/>
          </w:tcPr>
          <w:p w14:paraId="28DD4EF4" w14:textId="78B34F7B" w:rsidR="00F146C2" w:rsidRPr="000D745F" w:rsidRDefault="00F146C2" w:rsidP="0093005A">
            <w:pPr>
              <w:jc w:val="left"/>
              <w:rPr>
                <w:rFonts w:cs="Segoe UI"/>
                <w:sz w:val="22"/>
                <w:szCs w:val="22"/>
              </w:rPr>
            </w:pPr>
            <w:r w:rsidRPr="000D745F">
              <w:rPr>
                <w:rFonts w:cs="Segoe UI"/>
                <w:sz w:val="22"/>
                <w:szCs w:val="22"/>
              </w:rPr>
              <w:t xml:space="preserve">(not required) </w:t>
            </w:r>
            <w:r w:rsidR="0066554F">
              <w:rPr>
                <w:rFonts w:cs="Segoe UI"/>
                <w:sz w:val="22"/>
                <w:szCs w:val="22"/>
              </w:rPr>
              <w:t>critical swim speed</w:t>
            </w:r>
          </w:p>
        </w:tc>
      </w:tr>
      <w:tr w:rsidR="00F146C2" w:rsidRPr="000D745F" w14:paraId="6B98BB54" w14:textId="77777777" w:rsidTr="0093005A">
        <w:trPr>
          <w:trHeight w:val="648"/>
        </w:trPr>
        <w:tc>
          <w:tcPr>
            <w:tcW w:w="1974" w:type="dxa"/>
            <w:tcMar>
              <w:top w:w="0" w:type="dxa"/>
              <w:left w:w="72" w:type="dxa"/>
              <w:bottom w:w="0" w:type="dxa"/>
              <w:right w:w="72" w:type="dxa"/>
            </w:tcMar>
            <w:vAlign w:val="center"/>
            <w:hideMark/>
          </w:tcPr>
          <w:p w14:paraId="7A18F805" w14:textId="77777777" w:rsidR="00F146C2" w:rsidRPr="000D745F" w:rsidRDefault="00F146C2" w:rsidP="0093005A">
            <w:pPr>
              <w:jc w:val="left"/>
              <w:rPr>
                <w:rFonts w:cs="Segoe UI"/>
                <w:sz w:val="22"/>
                <w:szCs w:val="22"/>
              </w:rPr>
            </w:pPr>
            <w:r w:rsidRPr="000D745F">
              <w:rPr>
                <w:rFonts w:cs="Segoe UI"/>
                <w:sz w:val="22"/>
                <w:szCs w:val="22"/>
              </w:rPr>
              <w:t>(Length) shape</w:t>
            </w:r>
          </w:p>
        </w:tc>
        <w:tc>
          <w:tcPr>
            <w:tcW w:w="1246" w:type="dxa"/>
            <w:tcMar>
              <w:top w:w="0" w:type="dxa"/>
              <w:left w:w="72" w:type="dxa"/>
              <w:bottom w:w="0" w:type="dxa"/>
              <w:right w:w="72" w:type="dxa"/>
            </w:tcMar>
            <w:vAlign w:val="center"/>
            <w:hideMark/>
          </w:tcPr>
          <w:p w14:paraId="2AEFCA75" w14:textId="77777777" w:rsidR="00F146C2" w:rsidRPr="000D745F" w:rsidRDefault="00F146C2" w:rsidP="0093005A">
            <w:pPr>
              <w:jc w:val="left"/>
              <w:rPr>
                <w:rFonts w:cs="Segoe UI"/>
                <w:sz w:val="22"/>
                <w:szCs w:val="22"/>
              </w:rPr>
            </w:pPr>
            <w:r w:rsidRPr="000D745F">
              <w:rPr>
                <w:rFonts w:cs="Segoe UI"/>
                <w:sz w:val="22"/>
                <w:szCs w:val="22"/>
              </w:rPr>
              <w:t>Float</w:t>
            </w:r>
          </w:p>
        </w:tc>
        <w:tc>
          <w:tcPr>
            <w:tcW w:w="6140" w:type="dxa"/>
            <w:tcMar>
              <w:top w:w="0" w:type="dxa"/>
              <w:left w:w="72" w:type="dxa"/>
              <w:bottom w:w="0" w:type="dxa"/>
              <w:right w:w="72" w:type="dxa"/>
            </w:tcMar>
            <w:vAlign w:val="center"/>
            <w:hideMark/>
          </w:tcPr>
          <w:p w14:paraId="4C36C10C" w14:textId="77777777" w:rsidR="00F146C2" w:rsidRPr="000D745F" w:rsidRDefault="00F146C2" w:rsidP="0093005A">
            <w:pPr>
              <w:jc w:val="left"/>
              <w:rPr>
                <w:rFonts w:cs="Segoe UI"/>
                <w:sz w:val="22"/>
                <w:szCs w:val="22"/>
              </w:rPr>
            </w:pPr>
            <w:r w:rsidRPr="000D745F">
              <w:rPr>
                <w:rFonts w:cs="Segoe UI"/>
                <w:sz w:val="22"/>
                <w:szCs w:val="22"/>
              </w:rPr>
              <w:t>(not required) log normal shape parameter describing length of fish in population</w:t>
            </w:r>
          </w:p>
        </w:tc>
      </w:tr>
      <w:tr w:rsidR="00F146C2" w:rsidRPr="000D745F" w14:paraId="6CC3447B" w14:textId="77777777" w:rsidTr="0093005A">
        <w:trPr>
          <w:trHeight w:val="648"/>
        </w:trPr>
        <w:tc>
          <w:tcPr>
            <w:tcW w:w="1974" w:type="dxa"/>
            <w:tcMar>
              <w:top w:w="0" w:type="dxa"/>
              <w:left w:w="72" w:type="dxa"/>
              <w:bottom w:w="0" w:type="dxa"/>
              <w:right w:w="72" w:type="dxa"/>
            </w:tcMar>
            <w:vAlign w:val="center"/>
            <w:hideMark/>
          </w:tcPr>
          <w:p w14:paraId="5D577AC7" w14:textId="77777777" w:rsidR="00F146C2" w:rsidRPr="000D745F" w:rsidRDefault="00F146C2" w:rsidP="0093005A">
            <w:pPr>
              <w:jc w:val="left"/>
              <w:rPr>
                <w:rFonts w:cs="Segoe UI"/>
                <w:sz w:val="22"/>
                <w:szCs w:val="22"/>
              </w:rPr>
            </w:pPr>
            <w:r w:rsidRPr="000D745F">
              <w:rPr>
                <w:rFonts w:cs="Segoe UI"/>
                <w:sz w:val="22"/>
                <w:szCs w:val="22"/>
              </w:rPr>
              <w:t>(Length) location</w:t>
            </w:r>
          </w:p>
        </w:tc>
        <w:tc>
          <w:tcPr>
            <w:tcW w:w="1246" w:type="dxa"/>
            <w:tcMar>
              <w:top w:w="0" w:type="dxa"/>
              <w:left w:w="72" w:type="dxa"/>
              <w:bottom w:w="0" w:type="dxa"/>
              <w:right w:w="72" w:type="dxa"/>
            </w:tcMar>
            <w:vAlign w:val="center"/>
            <w:hideMark/>
          </w:tcPr>
          <w:p w14:paraId="000E087A" w14:textId="77777777" w:rsidR="00F146C2" w:rsidRPr="000D745F" w:rsidRDefault="00F146C2" w:rsidP="0093005A">
            <w:pPr>
              <w:jc w:val="left"/>
              <w:rPr>
                <w:rFonts w:cs="Segoe UI"/>
                <w:sz w:val="22"/>
                <w:szCs w:val="22"/>
              </w:rPr>
            </w:pPr>
            <w:r w:rsidRPr="000D745F">
              <w:rPr>
                <w:rFonts w:cs="Segoe UI"/>
                <w:sz w:val="22"/>
                <w:szCs w:val="22"/>
              </w:rPr>
              <w:t>Float</w:t>
            </w:r>
          </w:p>
        </w:tc>
        <w:tc>
          <w:tcPr>
            <w:tcW w:w="6140" w:type="dxa"/>
            <w:tcMar>
              <w:top w:w="0" w:type="dxa"/>
              <w:left w:w="72" w:type="dxa"/>
              <w:bottom w:w="0" w:type="dxa"/>
              <w:right w:w="72" w:type="dxa"/>
            </w:tcMar>
            <w:vAlign w:val="center"/>
            <w:hideMark/>
          </w:tcPr>
          <w:p w14:paraId="3567DE2D" w14:textId="77777777" w:rsidR="00F146C2" w:rsidRPr="000D745F" w:rsidRDefault="00F146C2" w:rsidP="0093005A">
            <w:pPr>
              <w:jc w:val="left"/>
              <w:rPr>
                <w:rFonts w:cs="Segoe UI"/>
                <w:sz w:val="22"/>
                <w:szCs w:val="22"/>
              </w:rPr>
            </w:pPr>
            <w:r w:rsidRPr="000D745F">
              <w:rPr>
                <w:rFonts w:cs="Segoe UI"/>
                <w:sz w:val="22"/>
                <w:szCs w:val="22"/>
              </w:rPr>
              <w:t>(not required) log normal location parameter describing length of fish</w:t>
            </w:r>
          </w:p>
        </w:tc>
      </w:tr>
      <w:tr w:rsidR="00F146C2" w:rsidRPr="000D745F" w14:paraId="5CC713C8" w14:textId="77777777" w:rsidTr="0093005A">
        <w:trPr>
          <w:trHeight w:val="648"/>
        </w:trPr>
        <w:tc>
          <w:tcPr>
            <w:tcW w:w="1974" w:type="dxa"/>
            <w:tcMar>
              <w:top w:w="0" w:type="dxa"/>
              <w:left w:w="72" w:type="dxa"/>
              <w:bottom w:w="0" w:type="dxa"/>
              <w:right w:w="72" w:type="dxa"/>
            </w:tcMar>
            <w:vAlign w:val="center"/>
            <w:hideMark/>
          </w:tcPr>
          <w:p w14:paraId="1A270BE3" w14:textId="77777777" w:rsidR="00F146C2" w:rsidRPr="000D745F" w:rsidRDefault="00F146C2" w:rsidP="0093005A">
            <w:pPr>
              <w:jc w:val="left"/>
              <w:rPr>
                <w:rFonts w:cs="Segoe UI"/>
                <w:sz w:val="22"/>
                <w:szCs w:val="22"/>
              </w:rPr>
            </w:pPr>
            <w:r w:rsidRPr="000D745F">
              <w:rPr>
                <w:rFonts w:cs="Segoe UI"/>
                <w:sz w:val="22"/>
                <w:szCs w:val="22"/>
              </w:rPr>
              <w:t>(Length) shape</w:t>
            </w:r>
          </w:p>
        </w:tc>
        <w:tc>
          <w:tcPr>
            <w:tcW w:w="1246" w:type="dxa"/>
            <w:tcMar>
              <w:top w:w="0" w:type="dxa"/>
              <w:left w:w="72" w:type="dxa"/>
              <w:bottom w:w="0" w:type="dxa"/>
              <w:right w:w="72" w:type="dxa"/>
            </w:tcMar>
            <w:vAlign w:val="center"/>
            <w:hideMark/>
          </w:tcPr>
          <w:p w14:paraId="66FFB7D6" w14:textId="77777777" w:rsidR="00F146C2" w:rsidRPr="000D745F" w:rsidRDefault="00F146C2" w:rsidP="0093005A">
            <w:pPr>
              <w:jc w:val="left"/>
              <w:rPr>
                <w:rFonts w:cs="Segoe UI"/>
                <w:sz w:val="22"/>
                <w:szCs w:val="22"/>
              </w:rPr>
            </w:pPr>
            <w:r w:rsidRPr="000D745F">
              <w:rPr>
                <w:rFonts w:cs="Segoe UI"/>
                <w:sz w:val="22"/>
                <w:szCs w:val="22"/>
              </w:rPr>
              <w:t>Float</w:t>
            </w:r>
          </w:p>
        </w:tc>
        <w:tc>
          <w:tcPr>
            <w:tcW w:w="6140" w:type="dxa"/>
            <w:tcMar>
              <w:top w:w="0" w:type="dxa"/>
              <w:left w:w="72" w:type="dxa"/>
              <w:bottom w:w="0" w:type="dxa"/>
              <w:right w:w="72" w:type="dxa"/>
            </w:tcMar>
            <w:vAlign w:val="center"/>
            <w:hideMark/>
          </w:tcPr>
          <w:p w14:paraId="7B3C8BAB" w14:textId="77777777" w:rsidR="00F146C2" w:rsidRPr="000D745F" w:rsidRDefault="00F146C2" w:rsidP="0093005A">
            <w:pPr>
              <w:jc w:val="left"/>
              <w:rPr>
                <w:rFonts w:cs="Segoe UI"/>
                <w:sz w:val="22"/>
                <w:szCs w:val="22"/>
              </w:rPr>
            </w:pPr>
            <w:r w:rsidRPr="000D745F">
              <w:rPr>
                <w:rFonts w:cs="Segoe UI"/>
                <w:sz w:val="22"/>
                <w:szCs w:val="22"/>
              </w:rPr>
              <w:t>(not required) log normal shape parameter describing length of fish</w:t>
            </w:r>
          </w:p>
        </w:tc>
      </w:tr>
    </w:tbl>
    <w:p w14:paraId="5C4ED8D0" w14:textId="77777777" w:rsidR="00F146C2" w:rsidRDefault="00F146C2" w:rsidP="00F146C2">
      <w:pPr>
        <w:shd w:val="clear" w:color="auto" w:fill="FFFFFF"/>
        <w:spacing w:after="100" w:afterAutospacing="1"/>
        <w:rPr>
          <w:rFonts w:cs="Segoe UI"/>
          <w:color w:val="1F2328"/>
        </w:rPr>
      </w:pPr>
    </w:p>
    <w:p w14:paraId="57E098C0" w14:textId="77777777" w:rsidR="00F146C2" w:rsidRDefault="00F146C2" w:rsidP="00F146C2">
      <w:pPr>
        <w:spacing w:after="160" w:line="259" w:lineRule="auto"/>
        <w:jc w:val="left"/>
        <w:rPr>
          <w:rFonts w:cs="Segoe UI"/>
          <w:color w:val="1F2328"/>
        </w:rPr>
      </w:pPr>
      <w:r>
        <w:rPr>
          <w:rFonts w:cs="Segoe UI"/>
          <w:color w:val="1F2328"/>
        </w:rPr>
        <w:br w:type="page"/>
      </w:r>
    </w:p>
    <w:p w14:paraId="22319792" w14:textId="77777777" w:rsidR="00F146C2" w:rsidRPr="004F1386" w:rsidRDefault="00F146C2" w:rsidP="00F146C2">
      <w:pPr>
        <w:pStyle w:val="Heading2"/>
      </w:pPr>
      <w:bookmarkStart w:id="42" w:name="_Toc195173443"/>
      <w:bookmarkStart w:id="43" w:name="_Toc192847164"/>
      <w:bookmarkEnd w:id="38"/>
      <w:r w:rsidRPr="004F1386">
        <w:lastRenderedPageBreak/>
        <w:t>Simulation Outputs</w:t>
      </w:r>
      <w:bookmarkEnd w:id="42"/>
    </w:p>
    <w:p w14:paraId="6390750F" w14:textId="77777777" w:rsidR="00F146C2" w:rsidRDefault="00F146C2" w:rsidP="00F146C2">
      <w:pPr>
        <w:spacing w:line="276" w:lineRule="auto"/>
        <w:rPr>
          <w:rFonts w:cs="Segoe UI"/>
          <w:color w:val="1F2328"/>
        </w:rPr>
      </w:pPr>
      <w:r w:rsidRPr="004F1386">
        <w:rPr>
          <w:rFonts w:cs="Segoe UI"/>
          <w:color w:val="1F2328"/>
        </w:rPr>
        <w:t>Upon completion of a simulation, the stryke tool will print three output tabs in the excel document interface. These three tabs are </w:t>
      </w:r>
      <w:r w:rsidRPr="004F1386">
        <w:rPr>
          <w:rFonts w:cs="Segoe UI"/>
          <w:b/>
          <w:bCs/>
          <w:color w:val="1F2328"/>
        </w:rPr>
        <w:t>beta fit</w:t>
      </w:r>
      <w:r w:rsidRPr="004F1386">
        <w:rPr>
          <w:rFonts w:cs="Segoe UI"/>
          <w:color w:val="1F2328"/>
        </w:rPr>
        <w:t>, </w:t>
      </w:r>
      <w:r w:rsidRPr="004F1386">
        <w:rPr>
          <w:rFonts w:cs="Segoe UI"/>
          <w:b/>
          <w:bCs/>
          <w:color w:val="1F2328"/>
        </w:rPr>
        <w:t>daily summary</w:t>
      </w:r>
      <w:r w:rsidRPr="004F1386">
        <w:rPr>
          <w:rFonts w:cs="Segoe UI"/>
          <w:color w:val="1F2328"/>
        </w:rPr>
        <w:t> and </w:t>
      </w:r>
      <w:r w:rsidRPr="004F1386">
        <w:rPr>
          <w:rFonts w:cs="Segoe UI"/>
          <w:b/>
          <w:bCs/>
          <w:color w:val="1F2328"/>
        </w:rPr>
        <w:t>yearly summary</w:t>
      </w:r>
      <w:r w:rsidRPr="004F1386">
        <w:rPr>
          <w:rFonts w:cs="Segoe UI"/>
          <w:color w:val="1F2328"/>
        </w:rPr>
        <w:t>.</w:t>
      </w:r>
    </w:p>
    <w:p w14:paraId="37E7A30E" w14:textId="77777777" w:rsidR="00F146C2" w:rsidRPr="004F1386" w:rsidRDefault="00F146C2" w:rsidP="00F146C2">
      <w:pPr>
        <w:spacing w:line="276" w:lineRule="auto"/>
        <w:rPr>
          <w:rFonts w:cs="Segoe UI"/>
          <w:color w:val="1F2328"/>
        </w:rPr>
      </w:pPr>
    </w:p>
    <w:p w14:paraId="4C672B6C" w14:textId="77777777" w:rsidR="00F146C2" w:rsidRDefault="00F146C2" w:rsidP="00F146C2">
      <w:pPr>
        <w:spacing w:line="276" w:lineRule="auto"/>
        <w:rPr>
          <w:rFonts w:cs="Segoe UI"/>
          <w:color w:val="1F2328"/>
        </w:rPr>
      </w:pPr>
      <w:r w:rsidRPr="004F1386">
        <w:rPr>
          <w:rFonts w:cs="Segoe UI"/>
          <w:b/>
          <w:bCs/>
          <w:color w:val="1F2328"/>
        </w:rPr>
        <w:t>beta fit</w:t>
      </w:r>
      <w:r w:rsidRPr="004F1386">
        <w:rPr>
          <w:rFonts w:cs="Segoe UI"/>
          <w:color w:val="1F2328"/>
        </w:rPr>
        <w:t> describes the survival rates for the target fish genus/family/species in each waterbody segment for the flow scenario, with variance, "ll" lower confidence limit, "ul" upper confidence limit.</w:t>
      </w:r>
    </w:p>
    <w:p w14:paraId="2CF9B82F" w14:textId="77777777" w:rsidR="00F146C2" w:rsidRPr="004F1386" w:rsidRDefault="00F146C2" w:rsidP="00F146C2">
      <w:pPr>
        <w:spacing w:line="276" w:lineRule="auto"/>
        <w:rPr>
          <w:rFonts w:cs="Segoe UI"/>
          <w:color w:val="1F2328"/>
        </w:rPr>
      </w:pPr>
    </w:p>
    <w:p w14:paraId="031BB6C6" w14:textId="77777777" w:rsidR="00F146C2" w:rsidRDefault="00F146C2" w:rsidP="00F146C2">
      <w:pPr>
        <w:spacing w:line="276" w:lineRule="auto"/>
        <w:rPr>
          <w:rFonts w:cs="Segoe UI"/>
          <w:color w:val="1F2328"/>
        </w:rPr>
      </w:pPr>
      <w:r w:rsidRPr="004F1386">
        <w:rPr>
          <w:rFonts w:cs="Segoe UI"/>
          <w:b/>
          <w:bCs/>
          <w:color w:val="1F2328"/>
        </w:rPr>
        <w:t>daily summary</w:t>
      </w:r>
      <w:r w:rsidRPr="004F1386">
        <w:rPr>
          <w:rFonts w:cs="Segoe UI"/>
          <w:color w:val="1F2328"/>
        </w:rPr>
        <w:t> shows the daily rates of entrained fish for the target genus/family/species along with the population size and survival rate.</w:t>
      </w:r>
    </w:p>
    <w:p w14:paraId="593F7948" w14:textId="77777777" w:rsidR="00F146C2" w:rsidRPr="004F1386" w:rsidRDefault="00F146C2" w:rsidP="00F146C2">
      <w:pPr>
        <w:spacing w:line="276" w:lineRule="auto"/>
        <w:rPr>
          <w:rFonts w:cs="Segoe UI"/>
          <w:color w:val="1F2328"/>
        </w:rPr>
      </w:pPr>
    </w:p>
    <w:p w14:paraId="731CB791" w14:textId="7B9A3C62" w:rsidR="00F146C2" w:rsidRDefault="00F146C2" w:rsidP="00F146C2">
      <w:pPr>
        <w:spacing w:line="276" w:lineRule="auto"/>
        <w:rPr>
          <w:rFonts w:cs="Segoe UI"/>
          <w:color w:val="1F2328"/>
        </w:rPr>
      </w:pPr>
      <w:r w:rsidRPr="004F1386">
        <w:rPr>
          <w:rFonts w:cs="Segoe UI"/>
          <w:b/>
          <w:bCs/>
          <w:color w:val="1F2328"/>
        </w:rPr>
        <w:t>yearly summary</w:t>
      </w:r>
      <w:r w:rsidRPr="004F1386">
        <w:rPr>
          <w:rFonts w:cs="Segoe UI"/>
          <w:color w:val="1F2328"/>
        </w:rPr>
        <w:t xml:space="preserve"> shows the </w:t>
      </w:r>
      <w:del w:id="44" w:author="Kevin Nebiolo" w:date="2025-05-20T09:29:00Z" w16du:dateUtc="2025-05-20T13:29:00Z">
        <w:r w:rsidRPr="004F1386" w:rsidDel="0099701C">
          <w:rPr>
            <w:rFonts w:cs="Segoe UI"/>
            <w:color w:val="1F2328"/>
          </w:rPr>
          <w:delText xml:space="preserve">yearly </w:delText>
        </w:r>
      </w:del>
      <w:ins w:id="45" w:author="Kevin Nebiolo" w:date="2025-05-20T09:29:00Z" w16du:dateUtc="2025-05-20T13:29:00Z">
        <w:r w:rsidR="0099701C">
          <w:rPr>
            <w:rFonts w:cs="Segoe UI"/>
            <w:color w:val="1F2328"/>
          </w:rPr>
          <w:t>seasonal</w:t>
        </w:r>
        <w:r w:rsidR="0099701C" w:rsidRPr="004F1386">
          <w:rPr>
            <w:rFonts w:cs="Segoe UI"/>
            <w:color w:val="1F2328"/>
          </w:rPr>
          <w:t xml:space="preserve"> </w:t>
        </w:r>
      </w:ins>
      <w:r w:rsidRPr="004F1386">
        <w:rPr>
          <w:rFonts w:cs="Segoe UI"/>
          <w:color w:val="1F2328"/>
        </w:rPr>
        <w:t xml:space="preserve">rates of </w:t>
      </w:r>
      <w:commentRangeStart w:id="46"/>
      <w:r w:rsidRPr="004F1386">
        <w:rPr>
          <w:rFonts w:cs="Segoe UI"/>
          <w:color w:val="1F2328"/>
        </w:rPr>
        <w:t>entrainment</w:t>
      </w:r>
      <w:commentRangeEnd w:id="46"/>
      <w:r w:rsidR="00EB34F6">
        <w:rPr>
          <w:rStyle w:val="CommentReference"/>
        </w:rPr>
        <w:commentReference w:id="46"/>
      </w:r>
      <w:r w:rsidRPr="004F1386">
        <w:rPr>
          <w:rFonts w:cs="Segoe UI"/>
          <w:color w:val="1F2328"/>
        </w:rPr>
        <w:t xml:space="preserve"> with columns for the </w:t>
      </w:r>
      <w:r>
        <w:rPr>
          <w:rFonts w:cs="Segoe UI"/>
          <w:color w:val="1F2328"/>
        </w:rPr>
        <w:t xml:space="preserve">average </w:t>
      </w:r>
      <w:del w:id="47" w:author="Kevin Nebiolo" w:date="2025-05-20T09:29:00Z" w16du:dateUtc="2025-05-20T13:29:00Z">
        <w:r w:rsidDel="0099701C">
          <w:rPr>
            <w:rFonts w:cs="Segoe UI"/>
            <w:color w:val="1F2328"/>
          </w:rPr>
          <w:delText xml:space="preserve">annual </w:delText>
        </w:r>
      </w:del>
      <w:r>
        <w:rPr>
          <w:rFonts w:cs="Segoe UI"/>
          <w:color w:val="1F2328"/>
        </w:rPr>
        <w:t xml:space="preserve">number  of fish entrained with a 95% confidence interval, 1 in 10 day entrainment event, 1 in 100 day entrainment event, 1 in 1000 day entrainment event, mean mortality per </w:t>
      </w:r>
      <w:del w:id="48" w:author="Kevin Nebiolo" w:date="2025-05-20T09:30:00Z" w16du:dateUtc="2025-05-20T13:30:00Z">
        <w:r w:rsidDel="0099701C">
          <w:rPr>
            <w:rFonts w:cs="Segoe UI"/>
            <w:color w:val="1F2328"/>
          </w:rPr>
          <w:delText>year</w:delText>
        </w:r>
      </w:del>
      <w:ins w:id="49" w:author="Kevin Nebiolo" w:date="2025-05-20T09:30:00Z" w16du:dateUtc="2025-05-20T13:30:00Z">
        <w:r w:rsidR="0099701C">
          <w:rPr>
            <w:rFonts w:cs="Segoe UI"/>
            <w:color w:val="1F2328"/>
          </w:rPr>
          <w:t>season</w:t>
        </w:r>
      </w:ins>
      <w:r>
        <w:rPr>
          <w:rFonts w:cs="Segoe UI"/>
          <w:color w:val="1F2328"/>
        </w:rPr>
        <w:t xml:space="preserve">, number of fish mortalities in a </w:t>
      </w:r>
      <w:r w:rsidRPr="00373DB2">
        <w:rPr>
          <w:rFonts w:cs="Segoe UI"/>
          <w:color w:val="1F2328"/>
        </w:rPr>
        <w:t xml:space="preserve">1 in 10 day </w:t>
      </w:r>
      <w:r>
        <w:rPr>
          <w:rFonts w:cs="Segoe UI"/>
          <w:color w:val="1F2328"/>
        </w:rPr>
        <w:t>event</w:t>
      </w:r>
      <w:r w:rsidRPr="00373DB2">
        <w:rPr>
          <w:rFonts w:cs="Segoe UI"/>
          <w:color w:val="1F2328"/>
        </w:rPr>
        <w:t xml:space="preserve">, </w:t>
      </w:r>
      <w:r w:rsidRPr="0052577B">
        <w:rPr>
          <w:rFonts w:cs="Segoe UI"/>
          <w:color w:val="1F2328"/>
        </w:rPr>
        <w:t xml:space="preserve">number of fish mortalities in a </w:t>
      </w:r>
      <w:r w:rsidRPr="00373DB2">
        <w:rPr>
          <w:rFonts w:cs="Segoe UI"/>
          <w:color w:val="1F2328"/>
        </w:rPr>
        <w:t>1 in 100</w:t>
      </w:r>
      <w:r>
        <w:rPr>
          <w:rFonts w:cs="Segoe UI"/>
          <w:color w:val="1F2328"/>
        </w:rPr>
        <w:t xml:space="preserve"> day event</w:t>
      </w:r>
      <w:r w:rsidRPr="00373DB2">
        <w:rPr>
          <w:rFonts w:cs="Segoe UI"/>
          <w:color w:val="1F2328"/>
        </w:rPr>
        <w:t xml:space="preserve">, </w:t>
      </w:r>
      <w:r>
        <w:rPr>
          <w:rFonts w:cs="Segoe UI"/>
          <w:color w:val="1F2328"/>
        </w:rPr>
        <w:t xml:space="preserve">and </w:t>
      </w:r>
      <w:r w:rsidRPr="0052577B">
        <w:rPr>
          <w:rFonts w:cs="Segoe UI"/>
          <w:color w:val="1F2328"/>
        </w:rPr>
        <w:t xml:space="preserve">number of fish mortalities in a </w:t>
      </w:r>
      <w:r>
        <w:rPr>
          <w:rFonts w:cs="Segoe UI"/>
          <w:color w:val="1F2328"/>
        </w:rPr>
        <w:t xml:space="preserve">1 in </w:t>
      </w:r>
      <w:r w:rsidRPr="00373DB2">
        <w:rPr>
          <w:rFonts w:cs="Segoe UI"/>
          <w:color w:val="1F2328"/>
        </w:rPr>
        <w:t>1000</w:t>
      </w:r>
      <w:r>
        <w:rPr>
          <w:rFonts w:cs="Segoe UI"/>
          <w:color w:val="1F2328"/>
        </w:rPr>
        <w:t xml:space="preserve"> day event.</w:t>
      </w:r>
    </w:p>
    <w:p w14:paraId="2FBB228C" w14:textId="77777777" w:rsidR="00F146C2" w:rsidRDefault="00F146C2" w:rsidP="00F146C2">
      <w:pPr>
        <w:spacing w:line="276" w:lineRule="auto"/>
        <w:rPr>
          <w:rFonts w:cs="Segoe UI"/>
          <w:color w:val="1F2328"/>
        </w:rPr>
      </w:pPr>
    </w:p>
    <w:p w14:paraId="39292BDA" w14:textId="77777777" w:rsidR="00F146C2" w:rsidRDefault="00F146C2" w:rsidP="00F146C2">
      <w:pPr>
        <w:spacing w:line="276" w:lineRule="auto"/>
        <w:rPr>
          <w:rFonts w:cs="Segoe UI"/>
          <w:color w:val="1F2328"/>
        </w:rPr>
      </w:pPr>
      <w:r w:rsidRPr="004F1386">
        <w:rPr>
          <w:rFonts w:cs="Segoe UI"/>
          <w:color w:val="1F2328"/>
        </w:rPr>
        <w:t xml:space="preserve">With the </w:t>
      </w:r>
      <w:r>
        <w:rPr>
          <w:rFonts w:cs="Segoe UI"/>
          <w:color w:val="1F2328"/>
        </w:rPr>
        <w:t>output</w:t>
      </w:r>
      <w:r w:rsidRPr="004F1386">
        <w:rPr>
          <w:rFonts w:cs="Segoe UI"/>
          <w:color w:val="1F2328"/>
        </w:rPr>
        <w:t xml:space="preserve"> abbreviations defined below.</w:t>
      </w:r>
    </w:p>
    <w:p w14:paraId="7B841F9C" w14:textId="77777777" w:rsidR="00F146C2" w:rsidRPr="004F1386" w:rsidRDefault="00F146C2" w:rsidP="00F146C2">
      <w:pPr>
        <w:spacing w:line="276" w:lineRule="auto"/>
        <w:rPr>
          <w:rFonts w:cs="Segoe UI"/>
          <w:color w:val="1F2328"/>
        </w:rPr>
      </w:pPr>
    </w:p>
    <w:tbl>
      <w:tblPr>
        <w:tblW w:w="4919"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2" w:type="dxa"/>
          <w:right w:w="72" w:type="dxa"/>
        </w:tblCellMar>
        <w:tblLook w:val="04A0" w:firstRow="1" w:lastRow="0" w:firstColumn="1" w:lastColumn="0" w:noHBand="0" w:noVBand="1"/>
      </w:tblPr>
      <w:tblGrid>
        <w:gridCol w:w="1530"/>
        <w:gridCol w:w="2427"/>
        <w:gridCol w:w="5245"/>
      </w:tblGrid>
      <w:tr w:rsidR="00F146C2" w:rsidRPr="00425832" w14:paraId="668A202A" w14:textId="77777777" w:rsidTr="00582A38">
        <w:trPr>
          <w:tblHeader/>
        </w:trPr>
        <w:tc>
          <w:tcPr>
            <w:tcW w:w="831" w:type="pct"/>
            <w:shd w:val="clear" w:color="auto" w:fill="9FC39F"/>
            <w:tcMar>
              <w:left w:w="72" w:type="dxa"/>
              <w:right w:w="72" w:type="dxa"/>
            </w:tcMar>
            <w:vAlign w:val="center"/>
          </w:tcPr>
          <w:p w14:paraId="16BDA693" w14:textId="77777777" w:rsidR="00F146C2" w:rsidRPr="00425832" w:rsidRDefault="00F146C2" w:rsidP="00582A38">
            <w:pPr>
              <w:jc w:val="center"/>
              <w:rPr>
                <w:rFonts w:cs="Segoe UI"/>
                <w:b/>
                <w:bCs/>
                <w:sz w:val="22"/>
                <w:szCs w:val="22"/>
              </w:rPr>
            </w:pPr>
            <w:r w:rsidRPr="00425832">
              <w:rPr>
                <w:rFonts w:cs="Segoe UI"/>
                <w:b/>
                <w:bCs/>
                <w:sz w:val="22"/>
                <w:szCs w:val="22"/>
              </w:rPr>
              <w:t>Section</w:t>
            </w:r>
          </w:p>
        </w:tc>
        <w:tc>
          <w:tcPr>
            <w:tcW w:w="1319" w:type="pct"/>
            <w:shd w:val="clear" w:color="auto" w:fill="9FC39F"/>
            <w:tcMar>
              <w:top w:w="90" w:type="dxa"/>
              <w:left w:w="72" w:type="dxa"/>
              <w:bottom w:w="90" w:type="dxa"/>
              <w:right w:w="72" w:type="dxa"/>
            </w:tcMar>
            <w:vAlign w:val="center"/>
            <w:hideMark/>
          </w:tcPr>
          <w:p w14:paraId="04AC1578" w14:textId="77777777" w:rsidR="00F146C2" w:rsidRPr="00425832" w:rsidRDefault="00F146C2" w:rsidP="00582A38">
            <w:pPr>
              <w:jc w:val="center"/>
              <w:rPr>
                <w:rFonts w:cs="Segoe UI"/>
                <w:b/>
                <w:bCs/>
                <w:sz w:val="22"/>
                <w:szCs w:val="22"/>
              </w:rPr>
            </w:pPr>
            <w:r w:rsidRPr="00425832">
              <w:rPr>
                <w:rFonts w:cs="Segoe UI"/>
                <w:b/>
                <w:bCs/>
                <w:sz w:val="22"/>
                <w:szCs w:val="22"/>
              </w:rPr>
              <w:t>Output Field</w:t>
            </w:r>
          </w:p>
        </w:tc>
        <w:tc>
          <w:tcPr>
            <w:tcW w:w="2850" w:type="pct"/>
            <w:shd w:val="clear" w:color="auto" w:fill="9FC39F"/>
            <w:tcMar>
              <w:top w:w="90" w:type="dxa"/>
              <w:left w:w="72" w:type="dxa"/>
              <w:bottom w:w="90" w:type="dxa"/>
              <w:right w:w="72" w:type="dxa"/>
            </w:tcMar>
            <w:vAlign w:val="center"/>
            <w:hideMark/>
          </w:tcPr>
          <w:p w14:paraId="58C05BAF" w14:textId="77777777" w:rsidR="00F146C2" w:rsidRPr="00425832" w:rsidRDefault="00F146C2" w:rsidP="00582A38">
            <w:pPr>
              <w:jc w:val="center"/>
              <w:rPr>
                <w:rFonts w:cs="Segoe UI"/>
                <w:b/>
                <w:bCs/>
                <w:sz w:val="22"/>
                <w:szCs w:val="22"/>
              </w:rPr>
            </w:pPr>
            <w:r w:rsidRPr="00425832">
              <w:rPr>
                <w:rFonts w:cs="Segoe UI"/>
                <w:b/>
                <w:bCs/>
                <w:sz w:val="22"/>
                <w:szCs w:val="22"/>
              </w:rPr>
              <w:t>Definition</w:t>
            </w:r>
          </w:p>
        </w:tc>
      </w:tr>
      <w:tr w:rsidR="00F146C2" w:rsidRPr="00425832" w14:paraId="1659D02B" w14:textId="77777777" w:rsidTr="00582A38">
        <w:tc>
          <w:tcPr>
            <w:tcW w:w="831" w:type="pct"/>
            <w:vMerge w:val="restart"/>
            <w:tcMar>
              <w:left w:w="72" w:type="dxa"/>
              <w:right w:w="72" w:type="dxa"/>
            </w:tcMar>
            <w:vAlign w:val="center"/>
          </w:tcPr>
          <w:p w14:paraId="5C00D20F" w14:textId="77777777" w:rsidR="00F146C2" w:rsidRPr="00425832" w:rsidRDefault="00F146C2" w:rsidP="00582A38">
            <w:pPr>
              <w:jc w:val="left"/>
              <w:rPr>
                <w:rFonts w:cs="Segoe UI"/>
                <w:sz w:val="22"/>
                <w:szCs w:val="22"/>
              </w:rPr>
            </w:pPr>
            <w:r w:rsidRPr="00425832">
              <w:rPr>
                <w:rFonts w:cs="Segoe UI"/>
                <w:sz w:val="22"/>
                <w:szCs w:val="22"/>
              </w:rPr>
              <w:t>Entrainment</w:t>
            </w:r>
          </w:p>
        </w:tc>
        <w:tc>
          <w:tcPr>
            <w:tcW w:w="1319" w:type="pct"/>
            <w:tcMar>
              <w:top w:w="90" w:type="dxa"/>
              <w:left w:w="72" w:type="dxa"/>
              <w:bottom w:w="90" w:type="dxa"/>
              <w:right w:w="72" w:type="dxa"/>
            </w:tcMar>
            <w:vAlign w:val="center"/>
          </w:tcPr>
          <w:p w14:paraId="26876B62" w14:textId="32E94225" w:rsidR="00F146C2" w:rsidRPr="00425832" w:rsidRDefault="00F146C2" w:rsidP="00582A38">
            <w:pPr>
              <w:jc w:val="left"/>
              <w:rPr>
                <w:rFonts w:cs="Segoe UI"/>
                <w:sz w:val="22"/>
                <w:szCs w:val="22"/>
              </w:rPr>
            </w:pPr>
            <w:del w:id="50" w:author="Kevin Nebiolo" w:date="2025-05-20T09:29:00Z" w16du:dateUtc="2025-05-20T13:29:00Z">
              <w:r w:rsidRPr="00425832" w:rsidDel="00813607">
                <w:rPr>
                  <w:rFonts w:cs="Segoe UI"/>
                  <w:sz w:val="22"/>
                  <w:szCs w:val="22"/>
                </w:rPr>
                <w:delText>Average Annual</w:delText>
              </w:r>
            </w:del>
            <w:ins w:id="51" w:author="Kevin Nebiolo" w:date="2025-05-20T09:29:00Z" w16du:dateUtc="2025-05-20T13:29:00Z">
              <w:r w:rsidR="00813607">
                <w:rPr>
                  <w:rFonts w:cs="Segoe UI"/>
                  <w:sz w:val="22"/>
                  <w:szCs w:val="22"/>
                </w:rPr>
                <w:t>Seasonal Average</w:t>
              </w:r>
            </w:ins>
          </w:p>
        </w:tc>
        <w:tc>
          <w:tcPr>
            <w:tcW w:w="2850" w:type="pct"/>
            <w:tcMar>
              <w:top w:w="90" w:type="dxa"/>
              <w:left w:w="72" w:type="dxa"/>
              <w:bottom w:w="90" w:type="dxa"/>
              <w:right w:w="72" w:type="dxa"/>
            </w:tcMar>
            <w:vAlign w:val="center"/>
          </w:tcPr>
          <w:p w14:paraId="342F5197" w14:textId="0BA7413D" w:rsidR="00F146C2" w:rsidRPr="00425832" w:rsidRDefault="00F146C2" w:rsidP="00582A38">
            <w:pPr>
              <w:jc w:val="left"/>
              <w:rPr>
                <w:rFonts w:cs="Segoe UI"/>
                <w:sz w:val="22"/>
                <w:szCs w:val="22"/>
              </w:rPr>
            </w:pPr>
            <w:r w:rsidRPr="00425832">
              <w:rPr>
                <w:rFonts w:cs="Segoe UI"/>
                <w:sz w:val="22"/>
                <w:szCs w:val="22"/>
              </w:rPr>
              <w:t xml:space="preserve">Mean </w:t>
            </w:r>
            <w:del w:id="52" w:author="Kevin Nebiolo" w:date="2025-05-20T09:29:00Z" w16du:dateUtc="2025-05-20T13:29:00Z">
              <w:r w:rsidRPr="00425832" w:rsidDel="0099701C">
                <w:rPr>
                  <w:rFonts w:cs="Segoe UI"/>
                  <w:sz w:val="22"/>
                  <w:szCs w:val="22"/>
                </w:rPr>
                <w:delText xml:space="preserve">yearly </w:delText>
              </w:r>
            </w:del>
            <w:ins w:id="53" w:author="Kevin Nebiolo" w:date="2025-05-20T09:29:00Z" w16du:dateUtc="2025-05-20T13:29:00Z">
              <w:r w:rsidR="0099701C">
                <w:rPr>
                  <w:rFonts w:cs="Segoe UI"/>
                  <w:sz w:val="22"/>
                  <w:szCs w:val="22"/>
                </w:rPr>
                <w:t>seasonal</w:t>
              </w:r>
              <w:r w:rsidR="0099701C" w:rsidRPr="00425832">
                <w:rPr>
                  <w:rFonts w:cs="Segoe UI"/>
                  <w:sz w:val="22"/>
                  <w:szCs w:val="22"/>
                </w:rPr>
                <w:t xml:space="preserve"> </w:t>
              </w:r>
            </w:ins>
            <w:r w:rsidRPr="00425832">
              <w:rPr>
                <w:rFonts w:cs="Segoe UI"/>
                <w:sz w:val="22"/>
                <w:szCs w:val="22"/>
              </w:rPr>
              <w:t>entrainment/mortality</w:t>
            </w:r>
          </w:p>
        </w:tc>
      </w:tr>
      <w:tr w:rsidR="00F146C2" w:rsidRPr="00425832" w14:paraId="69EAEB27" w14:textId="77777777" w:rsidTr="00582A38">
        <w:tc>
          <w:tcPr>
            <w:tcW w:w="831" w:type="pct"/>
            <w:vMerge/>
            <w:tcMar>
              <w:left w:w="72" w:type="dxa"/>
              <w:right w:w="72" w:type="dxa"/>
            </w:tcMar>
            <w:vAlign w:val="center"/>
          </w:tcPr>
          <w:p w14:paraId="0E93D1F3" w14:textId="77777777" w:rsidR="00F146C2" w:rsidRPr="00425832" w:rsidRDefault="00F146C2" w:rsidP="00582A38">
            <w:pPr>
              <w:jc w:val="left"/>
              <w:rPr>
                <w:rFonts w:cs="Segoe UI"/>
                <w:sz w:val="22"/>
                <w:szCs w:val="22"/>
              </w:rPr>
            </w:pPr>
          </w:p>
        </w:tc>
        <w:tc>
          <w:tcPr>
            <w:tcW w:w="1319" w:type="pct"/>
            <w:tcMar>
              <w:top w:w="90" w:type="dxa"/>
              <w:left w:w="72" w:type="dxa"/>
              <w:bottom w:w="90" w:type="dxa"/>
              <w:right w:w="72" w:type="dxa"/>
            </w:tcMar>
            <w:vAlign w:val="center"/>
          </w:tcPr>
          <w:p w14:paraId="57E9FFF6" w14:textId="77777777" w:rsidR="00F146C2" w:rsidRPr="00425832" w:rsidRDefault="00F146C2" w:rsidP="00582A38">
            <w:pPr>
              <w:jc w:val="left"/>
              <w:rPr>
                <w:rFonts w:cs="Segoe UI"/>
                <w:sz w:val="22"/>
                <w:szCs w:val="22"/>
              </w:rPr>
            </w:pPr>
            <w:r w:rsidRPr="00425832">
              <w:rPr>
                <w:rFonts w:cs="Segoe UI"/>
                <w:sz w:val="22"/>
                <w:szCs w:val="22"/>
              </w:rPr>
              <w:t>95% CI</w:t>
            </w:r>
          </w:p>
        </w:tc>
        <w:tc>
          <w:tcPr>
            <w:tcW w:w="2850" w:type="pct"/>
            <w:tcMar>
              <w:top w:w="90" w:type="dxa"/>
              <w:left w:w="72" w:type="dxa"/>
              <w:bottom w:w="90" w:type="dxa"/>
              <w:right w:w="72" w:type="dxa"/>
            </w:tcMar>
            <w:vAlign w:val="center"/>
          </w:tcPr>
          <w:p w14:paraId="470D7268" w14:textId="77777777" w:rsidR="00F146C2" w:rsidRPr="00425832" w:rsidRDefault="00F146C2" w:rsidP="00582A38">
            <w:pPr>
              <w:jc w:val="left"/>
              <w:rPr>
                <w:rFonts w:cs="Segoe UI"/>
                <w:sz w:val="22"/>
                <w:szCs w:val="22"/>
              </w:rPr>
            </w:pPr>
            <w:r w:rsidRPr="00425832">
              <w:rPr>
                <w:rFonts w:cs="Segoe UI"/>
                <w:sz w:val="22"/>
                <w:szCs w:val="22"/>
              </w:rPr>
              <w:t>95 percent confidence interval</w:t>
            </w:r>
          </w:p>
        </w:tc>
      </w:tr>
      <w:tr w:rsidR="00F146C2" w:rsidRPr="00425832" w14:paraId="1106AEBA" w14:textId="77777777" w:rsidTr="00582A38">
        <w:tc>
          <w:tcPr>
            <w:tcW w:w="831" w:type="pct"/>
            <w:vMerge/>
            <w:tcMar>
              <w:left w:w="72" w:type="dxa"/>
              <w:right w:w="72" w:type="dxa"/>
            </w:tcMar>
            <w:vAlign w:val="center"/>
          </w:tcPr>
          <w:p w14:paraId="744C1C2B" w14:textId="77777777" w:rsidR="00F146C2" w:rsidRPr="00425832" w:rsidRDefault="00F146C2" w:rsidP="00582A38">
            <w:pPr>
              <w:jc w:val="left"/>
              <w:rPr>
                <w:rFonts w:cs="Segoe UI"/>
                <w:sz w:val="22"/>
                <w:szCs w:val="22"/>
              </w:rPr>
            </w:pPr>
          </w:p>
        </w:tc>
        <w:tc>
          <w:tcPr>
            <w:tcW w:w="1319" w:type="pct"/>
            <w:tcMar>
              <w:top w:w="90" w:type="dxa"/>
              <w:left w:w="72" w:type="dxa"/>
              <w:bottom w:w="90" w:type="dxa"/>
              <w:right w:w="72" w:type="dxa"/>
            </w:tcMar>
            <w:vAlign w:val="center"/>
          </w:tcPr>
          <w:p w14:paraId="26E19821" w14:textId="77777777" w:rsidR="00F146C2" w:rsidRPr="00425832" w:rsidRDefault="00F146C2" w:rsidP="00582A38">
            <w:pPr>
              <w:jc w:val="left"/>
              <w:rPr>
                <w:rFonts w:cs="Segoe UI"/>
                <w:sz w:val="22"/>
                <w:szCs w:val="22"/>
              </w:rPr>
            </w:pPr>
            <w:r w:rsidRPr="00425832">
              <w:rPr>
                <w:rFonts w:cs="Segoe UI"/>
                <w:sz w:val="22"/>
                <w:szCs w:val="22"/>
              </w:rPr>
              <w:t>1 in 10-day event</w:t>
            </w:r>
          </w:p>
        </w:tc>
        <w:tc>
          <w:tcPr>
            <w:tcW w:w="2850" w:type="pct"/>
            <w:tcMar>
              <w:top w:w="90" w:type="dxa"/>
              <w:left w:w="72" w:type="dxa"/>
              <w:bottom w:w="90" w:type="dxa"/>
              <w:right w:w="72" w:type="dxa"/>
            </w:tcMar>
            <w:vAlign w:val="center"/>
          </w:tcPr>
          <w:p w14:paraId="3796033B" w14:textId="77777777" w:rsidR="00F146C2" w:rsidRPr="00425832" w:rsidRDefault="00F146C2" w:rsidP="00582A38">
            <w:pPr>
              <w:jc w:val="left"/>
              <w:rPr>
                <w:rFonts w:cs="Segoe UI"/>
                <w:sz w:val="22"/>
                <w:szCs w:val="22"/>
              </w:rPr>
            </w:pPr>
            <w:r w:rsidRPr="00425832">
              <w:rPr>
                <w:rFonts w:cs="Segoe UI"/>
                <w:sz w:val="22"/>
                <w:szCs w:val="22"/>
              </w:rPr>
              <w:t>Number of fish entrained in a 1 in 10-day event</w:t>
            </w:r>
          </w:p>
        </w:tc>
      </w:tr>
      <w:tr w:rsidR="00F146C2" w:rsidRPr="00425832" w14:paraId="28F31905" w14:textId="77777777" w:rsidTr="00582A38">
        <w:tc>
          <w:tcPr>
            <w:tcW w:w="831" w:type="pct"/>
            <w:vMerge/>
            <w:tcMar>
              <w:left w:w="72" w:type="dxa"/>
              <w:right w:w="72" w:type="dxa"/>
            </w:tcMar>
            <w:vAlign w:val="center"/>
          </w:tcPr>
          <w:p w14:paraId="4869C334" w14:textId="77777777" w:rsidR="00F146C2" w:rsidRPr="00425832" w:rsidRDefault="00F146C2" w:rsidP="00582A38">
            <w:pPr>
              <w:jc w:val="left"/>
              <w:rPr>
                <w:rFonts w:cs="Segoe UI"/>
                <w:sz w:val="22"/>
                <w:szCs w:val="22"/>
              </w:rPr>
            </w:pPr>
          </w:p>
        </w:tc>
        <w:tc>
          <w:tcPr>
            <w:tcW w:w="1319" w:type="pct"/>
            <w:tcMar>
              <w:top w:w="90" w:type="dxa"/>
              <w:left w:w="72" w:type="dxa"/>
              <w:bottom w:w="90" w:type="dxa"/>
              <w:right w:w="72" w:type="dxa"/>
            </w:tcMar>
            <w:vAlign w:val="center"/>
          </w:tcPr>
          <w:p w14:paraId="1C726D1F" w14:textId="77777777" w:rsidR="00F146C2" w:rsidRPr="00425832" w:rsidRDefault="00F146C2" w:rsidP="00582A38">
            <w:pPr>
              <w:jc w:val="left"/>
              <w:rPr>
                <w:rFonts w:cs="Segoe UI"/>
                <w:sz w:val="22"/>
                <w:szCs w:val="22"/>
              </w:rPr>
            </w:pPr>
            <w:r w:rsidRPr="00425832">
              <w:rPr>
                <w:rFonts w:cs="Segoe UI"/>
                <w:sz w:val="22"/>
                <w:szCs w:val="22"/>
              </w:rPr>
              <w:t>1 in 100-day event</w:t>
            </w:r>
          </w:p>
        </w:tc>
        <w:tc>
          <w:tcPr>
            <w:tcW w:w="2850" w:type="pct"/>
            <w:tcMar>
              <w:top w:w="90" w:type="dxa"/>
              <w:left w:w="72" w:type="dxa"/>
              <w:bottom w:w="90" w:type="dxa"/>
              <w:right w:w="72" w:type="dxa"/>
            </w:tcMar>
            <w:vAlign w:val="center"/>
          </w:tcPr>
          <w:p w14:paraId="6CD0FFD2" w14:textId="77777777" w:rsidR="00F146C2" w:rsidRPr="00425832" w:rsidRDefault="00F146C2" w:rsidP="00582A38">
            <w:pPr>
              <w:jc w:val="left"/>
              <w:rPr>
                <w:rFonts w:cs="Segoe UI"/>
                <w:sz w:val="22"/>
                <w:szCs w:val="22"/>
              </w:rPr>
            </w:pPr>
            <w:r w:rsidRPr="00425832">
              <w:rPr>
                <w:rFonts w:cs="Segoe UI"/>
                <w:sz w:val="22"/>
                <w:szCs w:val="22"/>
              </w:rPr>
              <w:t>Number of fish entrained in a 1 in 100-day event</w:t>
            </w:r>
          </w:p>
        </w:tc>
      </w:tr>
      <w:tr w:rsidR="00F146C2" w:rsidRPr="00425832" w14:paraId="097A4FCC" w14:textId="77777777" w:rsidTr="00582A38">
        <w:tc>
          <w:tcPr>
            <w:tcW w:w="831" w:type="pct"/>
            <w:vMerge/>
            <w:tcMar>
              <w:left w:w="72" w:type="dxa"/>
              <w:right w:w="72" w:type="dxa"/>
            </w:tcMar>
            <w:vAlign w:val="center"/>
          </w:tcPr>
          <w:p w14:paraId="1113A6DE" w14:textId="77777777" w:rsidR="00F146C2" w:rsidRPr="00425832" w:rsidRDefault="00F146C2" w:rsidP="00582A38">
            <w:pPr>
              <w:jc w:val="left"/>
              <w:rPr>
                <w:rFonts w:cs="Segoe UI"/>
                <w:sz w:val="22"/>
                <w:szCs w:val="22"/>
              </w:rPr>
            </w:pPr>
          </w:p>
        </w:tc>
        <w:tc>
          <w:tcPr>
            <w:tcW w:w="1319" w:type="pct"/>
            <w:tcMar>
              <w:top w:w="90" w:type="dxa"/>
              <w:left w:w="72" w:type="dxa"/>
              <w:bottom w:w="90" w:type="dxa"/>
              <w:right w:w="72" w:type="dxa"/>
            </w:tcMar>
            <w:vAlign w:val="center"/>
          </w:tcPr>
          <w:p w14:paraId="39F54227" w14:textId="77777777" w:rsidR="00F146C2" w:rsidRPr="00425832" w:rsidRDefault="00F146C2" w:rsidP="00582A38">
            <w:pPr>
              <w:jc w:val="left"/>
              <w:rPr>
                <w:rFonts w:cs="Segoe UI"/>
                <w:sz w:val="22"/>
                <w:szCs w:val="22"/>
              </w:rPr>
            </w:pPr>
            <w:r w:rsidRPr="00425832">
              <w:rPr>
                <w:rFonts w:cs="Segoe UI"/>
                <w:sz w:val="22"/>
                <w:szCs w:val="22"/>
              </w:rPr>
              <w:t>1 in 1000-day event</w:t>
            </w:r>
          </w:p>
        </w:tc>
        <w:tc>
          <w:tcPr>
            <w:tcW w:w="2850" w:type="pct"/>
            <w:tcMar>
              <w:top w:w="90" w:type="dxa"/>
              <w:left w:w="72" w:type="dxa"/>
              <w:bottom w:w="90" w:type="dxa"/>
              <w:right w:w="72" w:type="dxa"/>
            </w:tcMar>
            <w:vAlign w:val="center"/>
          </w:tcPr>
          <w:p w14:paraId="10F7B228" w14:textId="77777777" w:rsidR="00F146C2" w:rsidRPr="00425832" w:rsidRDefault="00F146C2" w:rsidP="00582A38">
            <w:pPr>
              <w:jc w:val="left"/>
              <w:rPr>
                <w:rFonts w:cs="Segoe UI"/>
                <w:sz w:val="22"/>
                <w:szCs w:val="22"/>
              </w:rPr>
            </w:pPr>
            <w:r w:rsidRPr="00425832">
              <w:rPr>
                <w:rFonts w:cs="Segoe UI"/>
                <w:sz w:val="22"/>
                <w:szCs w:val="22"/>
              </w:rPr>
              <w:t>Number of fish entrained in a 1 in 1000-day event</w:t>
            </w:r>
          </w:p>
        </w:tc>
      </w:tr>
      <w:tr w:rsidR="00F146C2" w:rsidRPr="00425832" w14:paraId="11151930" w14:textId="77777777" w:rsidTr="00582A38">
        <w:tc>
          <w:tcPr>
            <w:tcW w:w="831" w:type="pct"/>
            <w:vMerge w:val="restart"/>
            <w:tcMar>
              <w:left w:w="72" w:type="dxa"/>
              <w:right w:w="72" w:type="dxa"/>
            </w:tcMar>
            <w:vAlign w:val="center"/>
          </w:tcPr>
          <w:p w14:paraId="3453FF7B" w14:textId="77777777" w:rsidR="00F146C2" w:rsidRPr="00425832" w:rsidRDefault="00F146C2" w:rsidP="00582A38">
            <w:pPr>
              <w:jc w:val="left"/>
              <w:rPr>
                <w:rFonts w:cs="Segoe UI"/>
                <w:sz w:val="22"/>
                <w:szCs w:val="22"/>
              </w:rPr>
            </w:pPr>
            <w:r w:rsidRPr="00425832">
              <w:rPr>
                <w:rFonts w:cs="Segoe UI"/>
                <w:sz w:val="22"/>
                <w:szCs w:val="22"/>
              </w:rPr>
              <w:t>Mortality</w:t>
            </w:r>
          </w:p>
        </w:tc>
        <w:tc>
          <w:tcPr>
            <w:tcW w:w="1319" w:type="pct"/>
            <w:tcMar>
              <w:top w:w="90" w:type="dxa"/>
              <w:left w:w="72" w:type="dxa"/>
              <w:bottom w:w="90" w:type="dxa"/>
              <w:right w:w="72" w:type="dxa"/>
            </w:tcMar>
            <w:vAlign w:val="center"/>
          </w:tcPr>
          <w:p w14:paraId="157CD845" w14:textId="27A5F383" w:rsidR="00F146C2" w:rsidRPr="00425832" w:rsidRDefault="00F146C2" w:rsidP="00582A38">
            <w:pPr>
              <w:jc w:val="left"/>
              <w:rPr>
                <w:rFonts w:cs="Segoe UI"/>
                <w:sz w:val="22"/>
                <w:szCs w:val="22"/>
              </w:rPr>
            </w:pPr>
            <w:del w:id="54" w:author="Kevin Nebiolo" w:date="2025-05-20T09:29:00Z" w16du:dateUtc="2025-05-20T13:29:00Z">
              <w:r w:rsidRPr="00425832" w:rsidDel="0099701C">
                <w:rPr>
                  <w:rFonts w:cs="Segoe UI"/>
                  <w:sz w:val="22"/>
                  <w:szCs w:val="22"/>
                </w:rPr>
                <w:delText>Average Annual</w:delText>
              </w:r>
            </w:del>
            <w:ins w:id="55" w:author="Kevin Nebiolo" w:date="2025-05-20T09:29:00Z" w16du:dateUtc="2025-05-20T13:29:00Z">
              <w:r w:rsidR="0099701C">
                <w:rPr>
                  <w:rFonts w:cs="Segoe UI"/>
                  <w:sz w:val="22"/>
                  <w:szCs w:val="22"/>
                </w:rPr>
                <w:t>Seasonal Average</w:t>
              </w:r>
            </w:ins>
          </w:p>
        </w:tc>
        <w:tc>
          <w:tcPr>
            <w:tcW w:w="2850" w:type="pct"/>
            <w:tcMar>
              <w:top w:w="90" w:type="dxa"/>
              <w:left w:w="72" w:type="dxa"/>
              <w:bottom w:w="90" w:type="dxa"/>
              <w:right w:w="72" w:type="dxa"/>
            </w:tcMar>
            <w:vAlign w:val="center"/>
          </w:tcPr>
          <w:p w14:paraId="71818696" w14:textId="6B19CF78" w:rsidR="00F146C2" w:rsidRPr="00425832" w:rsidRDefault="00F146C2" w:rsidP="00582A38">
            <w:pPr>
              <w:jc w:val="left"/>
              <w:rPr>
                <w:rFonts w:cs="Segoe UI"/>
                <w:sz w:val="22"/>
                <w:szCs w:val="22"/>
              </w:rPr>
            </w:pPr>
            <w:r w:rsidRPr="00425832">
              <w:rPr>
                <w:rFonts w:cs="Segoe UI"/>
                <w:sz w:val="22"/>
                <w:szCs w:val="22"/>
              </w:rPr>
              <w:t xml:space="preserve">Mean </w:t>
            </w:r>
            <w:del w:id="56" w:author="Kevin Nebiolo" w:date="2025-05-20T09:29:00Z" w16du:dateUtc="2025-05-20T13:29:00Z">
              <w:r w:rsidRPr="00425832" w:rsidDel="0099701C">
                <w:rPr>
                  <w:rFonts w:cs="Segoe UI"/>
                  <w:sz w:val="22"/>
                  <w:szCs w:val="22"/>
                </w:rPr>
                <w:delText xml:space="preserve">annual </w:delText>
              </w:r>
            </w:del>
            <w:ins w:id="57" w:author="Kevin Nebiolo" w:date="2025-05-20T09:29:00Z" w16du:dateUtc="2025-05-20T13:29:00Z">
              <w:r w:rsidR="0099701C">
                <w:rPr>
                  <w:rFonts w:cs="Segoe UI"/>
                  <w:sz w:val="22"/>
                  <w:szCs w:val="22"/>
                </w:rPr>
                <w:t>seasonal</w:t>
              </w:r>
              <w:r w:rsidR="0099701C" w:rsidRPr="00425832">
                <w:rPr>
                  <w:rFonts w:cs="Segoe UI"/>
                  <w:sz w:val="22"/>
                  <w:szCs w:val="22"/>
                </w:rPr>
                <w:t xml:space="preserve"> </w:t>
              </w:r>
            </w:ins>
            <w:r w:rsidRPr="00425832">
              <w:rPr>
                <w:rFonts w:cs="Segoe UI"/>
                <w:sz w:val="22"/>
                <w:szCs w:val="22"/>
              </w:rPr>
              <w:t>fish mortality</w:t>
            </w:r>
          </w:p>
        </w:tc>
      </w:tr>
      <w:tr w:rsidR="00F146C2" w:rsidRPr="00425832" w14:paraId="5931C060" w14:textId="77777777" w:rsidTr="00582A38">
        <w:tc>
          <w:tcPr>
            <w:tcW w:w="831" w:type="pct"/>
            <w:vMerge/>
            <w:tcMar>
              <w:left w:w="72" w:type="dxa"/>
              <w:right w:w="72" w:type="dxa"/>
            </w:tcMar>
            <w:vAlign w:val="center"/>
          </w:tcPr>
          <w:p w14:paraId="7174011B" w14:textId="77777777" w:rsidR="00F146C2" w:rsidRPr="00425832" w:rsidRDefault="00F146C2" w:rsidP="00582A38">
            <w:pPr>
              <w:jc w:val="left"/>
              <w:rPr>
                <w:rFonts w:cs="Segoe UI"/>
                <w:sz w:val="22"/>
                <w:szCs w:val="22"/>
              </w:rPr>
            </w:pPr>
          </w:p>
        </w:tc>
        <w:tc>
          <w:tcPr>
            <w:tcW w:w="1319" w:type="pct"/>
            <w:tcMar>
              <w:top w:w="90" w:type="dxa"/>
              <w:left w:w="72" w:type="dxa"/>
              <w:bottom w:w="90" w:type="dxa"/>
              <w:right w:w="72" w:type="dxa"/>
            </w:tcMar>
            <w:vAlign w:val="center"/>
          </w:tcPr>
          <w:p w14:paraId="0A5B4B45" w14:textId="77777777" w:rsidR="00F146C2" w:rsidRPr="00425832" w:rsidRDefault="00F146C2" w:rsidP="00582A38">
            <w:pPr>
              <w:jc w:val="left"/>
              <w:rPr>
                <w:rFonts w:cs="Segoe UI"/>
                <w:sz w:val="22"/>
                <w:szCs w:val="22"/>
              </w:rPr>
            </w:pPr>
            <w:r w:rsidRPr="00425832">
              <w:rPr>
                <w:rFonts w:cs="Segoe UI"/>
                <w:sz w:val="22"/>
                <w:szCs w:val="22"/>
              </w:rPr>
              <w:t>95% CI</w:t>
            </w:r>
          </w:p>
        </w:tc>
        <w:tc>
          <w:tcPr>
            <w:tcW w:w="2850" w:type="pct"/>
            <w:tcMar>
              <w:top w:w="90" w:type="dxa"/>
              <w:left w:w="72" w:type="dxa"/>
              <w:bottom w:w="90" w:type="dxa"/>
              <w:right w:w="72" w:type="dxa"/>
            </w:tcMar>
            <w:vAlign w:val="center"/>
          </w:tcPr>
          <w:p w14:paraId="6B633D40" w14:textId="77777777" w:rsidR="00F146C2" w:rsidRPr="00425832" w:rsidRDefault="00F146C2" w:rsidP="00582A38">
            <w:pPr>
              <w:jc w:val="left"/>
              <w:rPr>
                <w:rFonts w:cs="Segoe UI"/>
                <w:sz w:val="22"/>
                <w:szCs w:val="22"/>
              </w:rPr>
            </w:pPr>
            <w:r w:rsidRPr="00425832">
              <w:rPr>
                <w:rFonts w:cs="Segoe UI"/>
                <w:sz w:val="22"/>
                <w:szCs w:val="22"/>
              </w:rPr>
              <w:t>95 percent confidence interval</w:t>
            </w:r>
          </w:p>
        </w:tc>
      </w:tr>
      <w:tr w:rsidR="00F146C2" w:rsidRPr="00425832" w14:paraId="1ED8E271" w14:textId="77777777" w:rsidTr="00582A38">
        <w:tc>
          <w:tcPr>
            <w:tcW w:w="831" w:type="pct"/>
            <w:vMerge/>
            <w:tcMar>
              <w:left w:w="72" w:type="dxa"/>
              <w:right w:w="72" w:type="dxa"/>
            </w:tcMar>
            <w:vAlign w:val="center"/>
          </w:tcPr>
          <w:p w14:paraId="64AE1417" w14:textId="77777777" w:rsidR="00F146C2" w:rsidRPr="00425832" w:rsidRDefault="00F146C2" w:rsidP="00582A38">
            <w:pPr>
              <w:jc w:val="left"/>
              <w:rPr>
                <w:rFonts w:cs="Segoe UI"/>
                <w:sz w:val="22"/>
                <w:szCs w:val="22"/>
              </w:rPr>
            </w:pPr>
          </w:p>
        </w:tc>
        <w:tc>
          <w:tcPr>
            <w:tcW w:w="1319" w:type="pct"/>
            <w:tcMar>
              <w:top w:w="90" w:type="dxa"/>
              <w:left w:w="72" w:type="dxa"/>
              <w:bottom w:w="90" w:type="dxa"/>
              <w:right w:w="72" w:type="dxa"/>
            </w:tcMar>
            <w:vAlign w:val="center"/>
          </w:tcPr>
          <w:p w14:paraId="0545A1CE" w14:textId="77777777" w:rsidR="00F146C2" w:rsidRPr="00425832" w:rsidRDefault="00F146C2" w:rsidP="00582A38">
            <w:pPr>
              <w:jc w:val="left"/>
              <w:rPr>
                <w:rFonts w:cs="Segoe UI"/>
                <w:sz w:val="22"/>
                <w:szCs w:val="22"/>
              </w:rPr>
            </w:pPr>
            <w:r w:rsidRPr="00425832">
              <w:rPr>
                <w:rFonts w:cs="Segoe UI"/>
                <w:sz w:val="22"/>
                <w:szCs w:val="22"/>
              </w:rPr>
              <w:t>1 in 10-day event</w:t>
            </w:r>
          </w:p>
        </w:tc>
        <w:tc>
          <w:tcPr>
            <w:tcW w:w="2850" w:type="pct"/>
            <w:tcMar>
              <w:top w:w="90" w:type="dxa"/>
              <w:left w:w="72" w:type="dxa"/>
              <w:bottom w:w="90" w:type="dxa"/>
              <w:right w:w="72" w:type="dxa"/>
            </w:tcMar>
            <w:vAlign w:val="center"/>
          </w:tcPr>
          <w:p w14:paraId="5B5D2171" w14:textId="77777777" w:rsidR="00F146C2" w:rsidRPr="00425832" w:rsidRDefault="00F146C2" w:rsidP="00582A38">
            <w:pPr>
              <w:jc w:val="left"/>
              <w:rPr>
                <w:rFonts w:cs="Segoe UI"/>
                <w:sz w:val="22"/>
                <w:szCs w:val="22"/>
              </w:rPr>
            </w:pPr>
            <w:r w:rsidRPr="00425832">
              <w:rPr>
                <w:rFonts w:cs="Segoe UI"/>
                <w:sz w:val="22"/>
                <w:szCs w:val="22"/>
              </w:rPr>
              <w:t>Number of fish mortalities in a 1 in 10-day event</w:t>
            </w:r>
          </w:p>
        </w:tc>
      </w:tr>
      <w:tr w:rsidR="00F146C2" w:rsidRPr="00425832" w14:paraId="72CD2CE3" w14:textId="77777777" w:rsidTr="00582A38">
        <w:tc>
          <w:tcPr>
            <w:tcW w:w="831" w:type="pct"/>
            <w:vMerge/>
            <w:tcMar>
              <w:left w:w="72" w:type="dxa"/>
              <w:right w:w="72" w:type="dxa"/>
            </w:tcMar>
            <w:vAlign w:val="center"/>
          </w:tcPr>
          <w:p w14:paraId="0173BC3B" w14:textId="77777777" w:rsidR="00F146C2" w:rsidRPr="00425832" w:rsidRDefault="00F146C2" w:rsidP="00582A38">
            <w:pPr>
              <w:jc w:val="left"/>
              <w:rPr>
                <w:rFonts w:cs="Segoe UI"/>
                <w:sz w:val="22"/>
                <w:szCs w:val="22"/>
              </w:rPr>
            </w:pPr>
          </w:p>
        </w:tc>
        <w:tc>
          <w:tcPr>
            <w:tcW w:w="1319" w:type="pct"/>
            <w:tcMar>
              <w:top w:w="90" w:type="dxa"/>
              <w:left w:w="72" w:type="dxa"/>
              <w:bottom w:w="90" w:type="dxa"/>
              <w:right w:w="72" w:type="dxa"/>
            </w:tcMar>
            <w:vAlign w:val="center"/>
          </w:tcPr>
          <w:p w14:paraId="5008D93B" w14:textId="77777777" w:rsidR="00F146C2" w:rsidRPr="00425832" w:rsidRDefault="00F146C2" w:rsidP="00582A38">
            <w:pPr>
              <w:jc w:val="left"/>
              <w:rPr>
                <w:rFonts w:cs="Segoe UI"/>
                <w:sz w:val="22"/>
                <w:szCs w:val="22"/>
              </w:rPr>
            </w:pPr>
            <w:r w:rsidRPr="00425832">
              <w:rPr>
                <w:rFonts w:cs="Segoe UI"/>
                <w:sz w:val="22"/>
                <w:szCs w:val="22"/>
              </w:rPr>
              <w:t>1 in 100-day event</w:t>
            </w:r>
          </w:p>
        </w:tc>
        <w:tc>
          <w:tcPr>
            <w:tcW w:w="2850" w:type="pct"/>
            <w:tcMar>
              <w:top w:w="90" w:type="dxa"/>
              <w:left w:w="72" w:type="dxa"/>
              <w:bottom w:w="90" w:type="dxa"/>
              <w:right w:w="72" w:type="dxa"/>
            </w:tcMar>
            <w:vAlign w:val="center"/>
          </w:tcPr>
          <w:p w14:paraId="7E82964E" w14:textId="77777777" w:rsidR="00F146C2" w:rsidRPr="00425832" w:rsidRDefault="00F146C2" w:rsidP="00582A38">
            <w:pPr>
              <w:jc w:val="left"/>
              <w:rPr>
                <w:rFonts w:cs="Segoe UI"/>
                <w:sz w:val="22"/>
                <w:szCs w:val="22"/>
              </w:rPr>
            </w:pPr>
            <w:r w:rsidRPr="00425832">
              <w:rPr>
                <w:rFonts w:cs="Segoe UI"/>
                <w:sz w:val="22"/>
                <w:szCs w:val="22"/>
              </w:rPr>
              <w:t>Number of fish mortalities in a 1 in 100-day event</w:t>
            </w:r>
          </w:p>
        </w:tc>
      </w:tr>
      <w:tr w:rsidR="00F146C2" w:rsidRPr="00425832" w14:paraId="4D910B56" w14:textId="77777777" w:rsidTr="00582A38">
        <w:tc>
          <w:tcPr>
            <w:tcW w:w="831" w:type="pct"/>
            <w:vMerge/>
            <w:tcMar>
              <w:left w:w="72" w:type="dxa"/>
              <w:right w:w="72" w:type="dxa"/>
            </w:tcMar>
            <w:vAlign w:val="center"/>
          </w:tcPr>
          <w:p w14:paraId="443FF8BA" w14:textId="77777777" w:rsidR="00F146C2" w:rsidRPr="00425832" w:rsidRDefault="00F146C2" w:rsidP="00582A38">
            <w:pPr>
              <w:jc w:val="left"/>
              <w:rPr>
                <w:rFonts w:cs="Segoe UI"/>
                <w:sz w:val="22"/>
                <w:szCs w:val="22"/>
              </w:rPr>
            </w:pPr>
          </w:p>
        </w:tc>
        <w:tc>
          <w:tcPr>
            <w:tcW w:w="1319" w:type="pct"/>
            <w:tcMar>
              <w:top w:w="90" w:type="dxa"/>
              <w:left w:w="72" w:type="dxa"/>
              <w:bottom w:w="90" w:type="dxa"/>
              <w:right w:w="72" w:type="dxa"/>
            </w:tcMar>
            <w:vAlign w:val="center"/>
          </w:tcPr>
          <w:p w14:paraId="6535BF93" w14:textId="77777777" w:rsidR="00F146C2" w:rsidRPr="00425832" w:rsidRDefault="00F146C2" w:rsidP="00582A38">
            <w:pPr>
              <w:jc w:val="left"/>
              <w:rPr>
                <w:rFonts w:cs="Segoe UI"/>
                <w:sz w:val="22"/>
                <w:szCs w:val="22"/>
              </w:rPr>
            </w:pPr>
            <w:r w:rsidRPr="00425832">
              <w:rPr>
                <w:rFonts w:cs="Segoe UI"/>
                <w:sz w:val="22"/>
                <w:szCs w:val="22"/>
              </w:rPr>
              <w:t>1 in 1000-day event</w:t>
            </w:r>
          </w:p>
        </w:tc>
        <w:tc>
          <w:tcPr>
            <w:tcW w:w="2850" w:type="pct"/>
            <w:tcMar>
              <w:top w:w="90" w:type="dxa"/>
              <w:left w:w="72" w:type="dxa"/>
              <w:bottom w:w="90" w:type="dxa"/>
              <w:right w:w="72" w:type="dxa"/>
            </w:tcMar>
            <w:vAlign w:val="center"/>
          </w:tcPr>
          <w:p w14:paraId="5A035998" w14:textId="77777777" w:rsidR="00F146C2" w:rsidRPr="00425832" w:rsidRDefault="00F146C2" w:rsidP="00582A38">
            <w:pPr>
              <w:jc w:val="left"/>
              <w:rPr>
                <w:rFonts w:cs="Segoe UI"/>
                <w:sz w:val="22"/>
                <w:szCs w:val="22"/>
              </w:rPr>
            </w:pPr>
            <w:r w:rsidRPr="00425832">
              <w:rPr>
                <w:rFonts w:cs="Segoe UI"/>
                <w:sz w:val="22"/>
                <w:szCs w:val="22"/>
              </w:rPr>
              <w:t>Number of fish mortalities in a 1 in 1000-day event</w:t>
            </w:r>
          </w:p>
        </w:tc>
      </w:tr>
    </w:tbl>
    <w:p w14:paraId="506CCA64" w14:textId="77777777" w:rsidR="00F146C2" w:rsidRPr="004F1386" w:rsidRDefault="00F146C2" w:rsidP="00F146C2"/>
    <w:p w14:paraId="789D4A99" w14:textId="77777777" w:rsidR="00F146C2" w:rsidRDefault="00F146C2" w:rsidP="00F146C2">
      <w:pPr>
        <w:pStyle w:val="BodyText"/>
        <w:spacing w:after="0"/>
        <w:rPr>
          <w:szCs w:val="22"/>
        </w:rPr>
      </w:pPr>
    </w:p>
    <w:p w14:paraId="4543BB7B" w14:textId="77777777" w:rsidR="00F146C2" w:rsidRDefault="00F146C2" w:rsidP="00F146C2">
      <w:pPr>
        <w:rPr>
          <w:rFonts w:cs="Segoe UI"/>
          <w:color w:val="1F2328"/>
        </w:rPr>
        <w:sectPr w:rsidR="00F146C2" w:rsidSect="00F146C2">
          <w:headerReference w:type="default" r:id="rId34"/>
          <w:footerReference w:type="default" r:id="rId35"/>
          <w:pgSz w:w="12240" w:h="15840"/>
          <w:pgMar w:top="1152" w:right="1440" w:bottom="1152" w:left="1440" w:header="706" w:footer="706" w:gutter="0"/>
          <w:pgNumType w:start="1"/>
          <w:cols w:space="708"/>
          <w:titlePg/>
          <w:docGrid w:linePitch="360"/>
        </w:sectPr>
      </w:pPr>
    </w:p>
    <w:p w14:paraId="527C26BD" w14:textId="77777777" w:rsidR="00F146C2" w:rsidRDefault="00F146C2" w:rsidP="00F146C2">
      <w:pPr>
        <w:spacing w:before="120"/>
        <w:rPr>
          <w:rFonts w:cs="Segoe UI"/>
          <w:color w:val="1F2328"/>
          <w:sz w:val="20"/>
          <w:szCs w:val="20"/>
        </w:rPr>
      </w:pPr>
      <w:r w:rsidRPr="004F1386">
        <w:rPr>
          <w:rFonts w:cs="Segoe UI"/>
          <w:noProof/>
          <w:color w:val="0000FF"/>
        </w:rPr>
        <w:lastRenderedPageBreak/>
        <w:drawing>
          <wp:inline distT="0" distB="0" distL="0" distR="0" wp14:anchorId="4241F005" wp14:editId="76A1C05C">
            <wp:extent cx="8696325" cy="1591532"/>
            <wp:effectExtent l="0" t="0" r="0" b="8890"/>
            <wp:docPr id="22" name="Picture 8" descr="population">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opulation">
                      <a:hlinkClick r:id="rId36" tgtFrame="&quot;_blank&quot;"/>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8925069" cy="1633395"/>
                    </a:xfrm>
                    <a:prstGeom prst="rect">
                      <a:avLst/>
                    </a:prstGeom>
                    <a:noFill/>
                    <a:ln>
                      <a:noFill/>
                    </a:ln>
                  </pic:spPr>
                </pic:pic>
              </a:graphicData>
            </a:graphic>
          </wp:inline>
        </w:drawing>
      </w:r>
    </w:p>
    <w:p w14:paraId="7FE6FE51" w14:textId="77777777" w:rsidR="00F146C2" w:rsidRPr="00950FDA" w:rsidRDefault="00F146C2" w:rsidP="00F146C2">
      <w:pPr>
        <w:spacing w:before="120"/>
        <w:ind w:left="630" w:hanging="630"/>
        <w:rPr>
          <w:rFonts w:cs="Segoe UI"/>
          <w:color w:val="1F2328"/>
          <w:sz w:val="20"/>
          <w:szCs w:val="20"/>
        </w:rPr>
      </w:pPr>
      <w:r w:rsidRPr="00950FDA">
        <w:rPr>
          <w:rFonts w:cs="Segoe UI"/>
          <w:color w:val="1F2328"/>
          <w:sz w:val="20"/>
          <w:szCs w:val="20"/>
        </w:rPr>
        <w:t xml:space="preserve">Note: </w:t>
      </w:r>
      <w:r>
        <w:rPr>
          <w:rFonts w:cs="Segoe UI"/>
          <w:color w:val="1F2328"/>
          <w:sz w:val="20"/>
          <w:szCs w:val="20"/>
        </w:rPr>
        <w:tab/>
      </w:r>
      <w:r w:rsidRPr="00950FDA">
        <w:rPr>
          <w:rFonts w:cs="Segoe UI"/>
          <w:color w:val="1F2328"/>
          <w:sz w:val="20"/>
          <w:szCs w:val="20"/>
        </w:rPr>
        <w:t>The following columns have been hidden: Starting Population, Length_mean, Length_sd, and caudal_AR. The remaining columns depict a resident species set up.</w:t>
      </w:r>
    </w:p>
    <w:p w14:paraId="5BB76B93" w14:textId="77777777" w:rsidR="00F146C2" w:rsidRDefault="00F146C2" w:rsidP="00F146C2">
      <w:pPr>
        <w:spacing w:before="120"/>
        <w:rPr>
          <w:rFonts w:cs="Segoe UI"/>
          <w:color w:val="1F2328"/>
          <w:sz w:val="20"/>
          <w:szCs w:val="20"/>
        </w:rPr>
      </w:pPr>
    </w:p>
    <w:p w14:paraId="26A6D3E0" w14:textId="77777777" w:rsidR="00F146C2" w:rsidRDefault="00F146C2" w:rsidP="00F146C2">
      <w:pPr>
        <w:spacing w:after="160" w:line="259" w:lineRule="auto"/>
        <w:jc w:val="left"/>
        <w:rPr>
          <w:rFonts w:cs="Segoe UI"/>
          <w:color w:val="1F2328"/>
          <w:sz w:val="20"/>
          <w:szCs w:val="20"/>
        </w:rPr>
      </w:pPr>
      <w:r>
        <w:rPr>
          <w:rFonts w:cs="Segoe UI"/>
          <w:color w:val="1F2328"/>
          <w:sz w:val="20"/>
          <w:szCs w:val="20"/>
        </w:rPr>
        <w:br w:type="page"/>
      </w:r>
    </w:p>
    <w:p w14:paraId="31469921" w14:textId="77777777" w:rsidR="007467FB" w:rsidRDefault="007467FB" w:rsidP="007467FB">
      <w:pPr>
        <w:pStyle w:val="Heading1"/>
      </w:pPr>
      <w:bookmarkStart w:id="58" w:name="_Toc195173444"/>
      <w:bookmarkEnd w:id="43"/>
      <w:r>
        <w:lastRenderedPageBreak/>
        <w:t>Example Workflow #1: Station 1</w:t>
      </w:r>
      <w:bookmarkEnd w:id="58"/>
    </w:p>
    <w:p w14:paraId="7C6D4BFE" w14:textId="77777777" w:rsidR="007467FB" w:rsidRPr="003E1D4D" w:rsidRDefault="007467FB" w:rsidP="007467FB">
      <w:pPr>
        <w:pStyle w:val="Heading3"/>
      </w:pPr>
      <w:bookmarkStart w:id="59" w:name="_Toc195173445"/>
      <w:r w:rsidRPr="003E1D4D">
        <w:t>Step 1: Create New Project.</w:t>
      </w:r>
      <w:bookmarkEnd w:id="59"/>
      <w:r w:rsidRPr="003E1D4D">
        <w:t xml:space="preserve">  </w:t>
      </w:r>
    </w:p>
    <w:p w14:paraId="08095AA5" w14:textId="77777777" w:rsidR="007467FB" w:rsidRPr="003E1D4D" w:rsidRDefault="007467FB" w:rsidP="007467FB">
      <w:pPr>
        <w:pStyle w:val="BodyText"/>
      </w:pPr>
      <w:r w:rsidRPr="003E1D4D">
        <w:t>This step tracks information about the project, including model setup.  There are four model setup scenarios:</w:t>
      </w:r>
    </w:p>
    <w:p w14:paraId="69E719B8" w14:textId="77777777" w:rsidR="007467FB" w:rsidRPr="003E1D4D" w:rsidRDefault="007467FB" w:rsidP="00213535">
      <w:pPr>
        <w:pStyle w:val="BodyText"/>
        <w:numPr>
          <w:ilvl w:val="0"/>
          <w:numId w:val="14"/>
        </w:numPr>
      </w:pPr>
      <w:r w:rsidRPr="003E1D4D">
        <w:t xml:space="preserve"> Specified single unit, survival only</w:t>
      </w:r>
    </w:p>
    <w:p w14:paraId="61D2A75F" w14:textId="77777777" w:rsidR="007467FB" w:rsidRPr="003E1D4D" w:rsidRDefault="007467FB" w:rsidP="00213535">
      <w:pPr>
        <w:pStyle w:val="BodyText"/>
        <w:numPr>
          <w:ilvl w:val="0"/>
          <w:numId w:val="14"/>
        </w:numPr>
      </w:pPr>
      <w:r w:rsidRPr="003E1D4D">
        <w:t>Specified single unit, simulated entrainment with survival, no movement</w:t>
      </w:r>
    </w:p>
    <w:p w14:paraId="696BC731" w14:textId="77777777" w:rsidR="007467FB" w:rsidRPr="003E1D4D" w:rsidRDefault="007467FB" w:rsidP="00213535">
      <w:pPr>
        <w:pStyle w:val="BodyText"/>
        <w:numPr>
          <w:ilvl w:val="0"/>
          <w:numId w:val="14"/>
        </w:numPr>
      </w:pPr>
      <w:r w:rsidRPr="003E1D4D">
        <w:t>Single powerhouse with movement, simulated entrainment with survival</w:t>
      </w:r>
    </w:p>
    <w:p w14:paraId="66C5A147" w14:textId="77777777" w:rsidR="007467FB" w:rsidRPr="003E1D4D" w:rsidRDefault="007467FB" w:rsidP="00213535">
      <w:pPr>
        <w:pStyle w:val="BodyText"/>
        <w:numPr>
          <w:ilvl w:val="0"/>
          <w:numId w:val="14"/>
        </w:numPr>
      </w:pPr>
      <w:r w:rsidRPr="003E1D4D">
        <w:t>Multiple dependent powerhouses with movement, simulated entrainment with survival</w:t>
      </w:r>
    </w:p>
    <w:p w14:paraId="46C91202" w14:textId="3BC28205" w:rsidR="007467FB" w:rsidRPr="003E1D4D" w:rsidRDefault="007467FB" w:rsidP="007467FB">
      <w:pPr>
        <w:pStyle w:val="BodyText"/>
      </w:pPr>
      <w:r w:rsidRPr="003E1D4D">
        <w:t>For the first two model setups, the only model location is the unit itself, therefore every fish that is simulated is routed through the unit.</w:t>
      </w:r>
      <w:r w:rsidR="00742A7B">
        <w:t xml:space="preserve"> The first option (survival only) solely calculates blade strike mortality. The second option simulates fish passage through a unit while also incorporating simulations of entrainment probability.</w:t>
      </w:r>
      <w:r w:rsidRPr="003E1D4D">
        <w:t xml:space="preserve">  For</w:t>
      </w:r>
      <w:r w:rsidR="00E962AD">
        <w:t xml:space="preserve"> option 3, (the single powerhouse)</w:t>
      </w:r>
      <w:r w:rsidRPr="003E1D4D">
        <w:t>, fish ‘follow the flow’ and are routed through or around the generating station</w:t>
      </w:r>
      <w:r w:rsidR="00E962AD">
        <w:t xml:space="preserve"> as may be the case for sites that have spillways or other structures</w:t>
      </w:r>
      <w:r w:rsidRPr="003E1D4D">
        <w:t>.</w:t>
      </w:r>
      <w:r w:rsidR="00742A7B">
        <w:t xml:space="preserve"> Option 4 allows users to simulate</w:t>
      </w:r>
      <w:r w:rsidR="003F7FA6">
        <w:t xml:space="preserve"> complex</w:t>
      </w:r>
      <w:r w:rsidR="00742A7B">
        <w:t xml:space="preserve"> fish passage through multiple powerhouses and spillways where probabilities of fish interactions and mortalities are compounded.</w:t>
      </w:r>
    </w:p>
    <w:p w14:paraId="2AC4C22D" w14:textId="77777777" w:rsidR="007467FB" w:rsidRPr="003E1D4D" w:rsidRDefault="007467FB" w:rsidP="007467FB">
      <w:pPr>
        <w:pStyle w:val="BodyText"/>
      </w:pPr>
      <w:r w:rsidRPr="003E1D4D">
        <w:rPr>
          <w:noProof/>
        </w:rPr>
        <w:lastRenderedPageBreak/>
        <w:drawing>
          <wp:inline distT="0" distB="0" distL="0" distR="0" wp14:anchorId="555C4C0E" wp14:editId="1FEEA1BE">
            <wp:extent cx="5029199" cy="5448300"/>
            <wp:effectExtent l="0" t="0" r="635" b="0"/>
            <wp:docPr id="1636338486"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38486" name="Picture 1" descr="A screenshot of a project&#10;&#10;AI-generated content may be incorrect."/>
                    <pic:cNvPicPr/>
                  </pic:nvPicPr>
                  <pic:blipFill>
                    <a:blip r:embed="rId38"/>
                    <a:stretch>
                      <a:fillRect/>
                    </a:stretch>
                  </pic:blipFill>
                  <pic:spPr>
                    <a:xfrm>
                      <a:off x="0" y="0"/>
                      <a:ext cx="5046734" cy="5467296"/>
                    </a:xfrm>
                    <a:prstGeom prst="rect">
                      <a:avLst/>
                    </a:prstGeom>
                  </pic:spPr>
                </pic:pic>
              </a:graphicData>
            </a:graphic>
          </wp:inline>
        </w:drawing>
      </w:r>
    </w:p>
    <w:p w14:paraId="5959FDF4" w14:textId="77777777" w:rsidR="007467FB" w:rsidRDefault="007467FB" w:rsidP="007467FB">
      <w:pPr>
        <w:pStyle w:val="BodyText"/>
        <w:rPr>
          <w:i/>
          <w:iCs/>
        </w:rPr>
      </w:pPr>
      <w:r w:rsidRPr="003E1D4D">
        <w:rPr>
          <w:i/>
          <w:iCs/>
        </w:rPr>
        <w:t xml:space="preserve">Figure </w:t>
      </w:r>
      <w:r w:rsidRPr="003E1D4D">
        <w:rPr>
          <w:i/>
          <w:iCs/>
        </w:rPr>
        <w:fldChar w:fldCharType="begin"/>
      </w:r>
      <w:r w:rsidRPr="003E1D4D">
        <w:rPr>
          <w:i/>
          <w:iCs/>
        </w:rPr>
        <w:instrText xml:space="preserve"> SEQ Figure \* ARABIC </w:instrText>
      </w:r>
      <w:r w:rsidRPr="003E1D4D">
        <w:rPr>
          <w:i/>
          <w:iCs/>
        </w:rPr>
        <w:fldChar w:fldCharType="separate"/>
      </w:r>
      <w:r w:rsidRPr="003E1D4D">
        <w:rPr>
          <w:i/>
          <w:iCs/>
        </w:rPr>
        <w:t>1</w:t>
      </w:r>
      <w:r w:rsidRPr="003E1D4D">
        <w:fldChar w:fldCharType="end"/>
      </w:r>
      <w:r w:rsidRPr="003E1D4D">
        <w:rPr>
          <w:i/>
          <w:iCs/>
        </w:rPr>
        <w:t xml:space="preserve"> Create new project step, once satisfied press create project.</w:t>
      </w:r>
    </w:p>
    <w:p w14:paraId="6C707006" w14:textId="77777777" w:rsidR="007467FB" w:rsidRDefault="007467FB" w:rsidP="007467FB">
      <w:pPr>
        <w:pStyle w:val="BodyText"/>
        <w:rPr>
          <w:i/>
          <w:iCs/>
        </w:rPr>
      </w:pPr>
    </w:p>
    <w:p w14:paraId="7457CCFC" w14:textId="77777777" w:rsidR="00903316" w:rsidRDefault="00903316" w:rsidP="007467FB">
      <w:pPr>
        <w:pStyle w:val="BodyText"/>
        <w:rPr>
          <w:i/>
          <w:iCs/>
        </w:rPr>
      </w:pPr>
    </w:p>
    <w:p w14:paraId="6550EC53" w14:textId="77777777" w:rsidR="00903316" w:rsidRDefault="00903316" w:rsidP="007467FB">
      <w:pPr>
        <w:pStyle w:val="BodyText"/>
        <w:rPr>
          <w:i/>
          <w:iCs/>
        </w:rPr>
      </w:pPr>
    </w:p>
    <w:p w14:paraId="3ED81CB9" w14:textId="77777777" w:rsidR="00903316" w:rsidRDefault="00903316" w:rsidP="007467FB">
      <w:pPr>
        <w:pStyle w:val="BodyText"/>
        <w:rPr>
          <w:i/>
          <w:iCs/>
        </w:rPr>
      </w:pPr>
    </w:p>
    <w:p w14:paraId="78DBF69A" w14:textId="77777777" w:rsidR="00903316" w:rsidRPr="003E1D4D" w:rsidRDefault="00903316" w:rsidP="007467FB">
      <w:pPr>
        <w:pStyle w:val="BodyText"/>
        <w:rPr>
          <w:i/>
          <w:iCs/>
        </w:rPr>
      </w:pPr>
    </w:p>
    <w:p w14:paraId="30869615" w14:textId="77777777" w:rsidR="007467FB" w:rsidRPr="003E1D4D" w:rsidRDefault="007467FB" w:rsidP="007467FB">
      <w:pPr>
        <w:pStyle w:val="Heading3"/>
      </w:pPr>
      <w:bookmarkStart w:id="60" w:name="_Toc195173446"/>
      <w:r w:rsidRPr="003E1D4D">
        <w:lastRenderedPageBreak/>
        <w:t>Step 2: Flow Scenarios</w:t>
      </w:r>
      <w:bookmarkEnd w:id="60"/>
    </w:p>
    <w:p w14:paraId="36387FDE" w14:textId="27314CAA" w:rsidR="007467FB" w:rsidRPr="003E1D4D" w:rsidRDefault="007467FB" w:rsidP="007467FB">
      <w:pPr>
        <w:pStyle w:val="BodyText"/>
      </w:pPr>
      <w:r w:rsidRPr="003E1D4D">
        <w:t xml:space="preserve">The website only allows for 1 flow scenario or season and 1 species.  For this step, we will choose Hydrograph as the Scenario Type and then enter a scenario name, number and season designation.  The number is arbitrary and is a holdover from the spreadsheet. Then, simply copy and paste the </w:t>
      </w:r>
      <w:ins w:id="61" w:author="Kevin Nebiolo" w:date="2025-05-20T09:31:00Z" w16du:dateUtc="2025-05-20T13:31:00Z">
        <w:r w:rsidR="0099701C">
          <w:t xml:space="preserve">seasonal </w:t>
        </w:r>
      </w:ins>
      <w:r w:rsidRPr="003E1D4D">
        <w:t>hydrograph data from a spreadsheet</w:t>
      </w:r>
      <w:del w:id="62" w:author="Kevin Nebiolo" w:date="2025-05-20T09:31:00Z" w16du:dateUtc="2025-05-20T13:31:00Z">
        <w:r w:rsidRPr="003E1D4D" w:rsidDel="0099701C">
          <w:delText>.  Note, you can paste the entire year, it doesn’t need to correspond to your modeled season</w:delText>
        </w:r>
      </w:del>
      <w:r w:rsidRPr="003E1D4D">
        <w:t xml:space="preserve">.  </w:t>
      </w:r>
    </w:p>
    <w:p w14:paraId="308E3221" w14:textId="77777777" w:rsidR="007467FB" w:rsidRPr="003E1D4D" w:rsidRDefault="007467FB" w:rsidP="007467FB">
      <w:pPr>
        <w:pStyle w:val="BodyText"/>
      </w:pPr>
      <w:r w:rsidRPr="003E1D4D">
        <w:rPr>
          <w:noProof/>
        </w:rPr>
        <w:drawing>
          <wp:inline distT="0" distB="0" distL="0" distR="0" wp14:anchorId="0631DF5C" wp14:editId="60BEA07D">
            <wp:extent cx="5486774" cy="5727700"/>
            <wp:effectExtent l="0" t="0" r="0" b="6350"/>
            <wp:docPr id="736572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72563" name="Picture 1" descr="A screenshot of a computer&#10;&#10;AI-generated content may be incorrect."/>
                    <pic:cNvPicPr/>
                  </pic:nvPicPr>
                  <pic:blipFill>
                    <a:blip r:embed="rId39"/>
                    <a:stretch>
                      <a:fillRect/>
                    </a:stretch>
                  </pic:blipFill>
                  <pic:spPr>
                    <a:xfrm>
                      <a:off x="0" y="0"/>
                      <a:ext cx="5491228" cy="5732350"/>
                    </a:xfrm>
                    <a:prstGeom prst="rect">
                      <a:avLst/>
                    </a:prstGeom>
                  </pic:spPr>
                </pic:pic>
              </a:graphicData>
            </a:graphic>
          </wp:inline>
        </w:drawing>
      </w:r>
    </w:p>
    <w:p w14:paraId="5A25E498" w14:textId="77777777" w:rsidR="007467FB" w:rsidRDefault="007467FB" w:rsidP="007467FB">
      <w:pPr>
        <w:pStyle w:val="BodyText"/>
        <w:rPr>
          <w:i/>
          <w:iCs/>
        </w:rPr>
      </w:pPr>
      <w:r w:rsidRPr="003E1D4D">
        <w:rPr>
          <w:i/>
          <w:iCs/>
        </w:rPr>
        <w:t xml:space="preserve">Figure </w:t>
      </w:r>
      <w:r w:rsidRPr="003E1D4D">
        <w:rPr>
          <w:i/>
          <w:iCs/>
        </w:rPr>
        <w:fldChar w:fldCharType="begin"/>
      </w:r>
      <w:r w:rsidRPr="003E1D4D">
        <w:rPr>
          <w:i/>
          <w:iCs/>
        </w:rPr>
        <w:instrText xml:space="preserve"> SEQ Figure \* ARABIC </w:instrText>
      </w:r>
      <w:r w:rsidRPr="003E1D4D">
        <w:rPr>
          <w:i/>
          <w:iCs/>
        </w:rPr>
        <w:fldChar w:fldCharType="separate"/>
      </w:r>
      <w:r w:rsidRPr="003E1D4D">
        <w:rPr>
          <w:i/>
          <w:iCs/>
        </w:rPr>
        <w:t>2</w:t>
      </w:r>
      <w:r w:rsidRPr="003E1D4D">
        <w:fldChar w:fldCharType="end"/>
      </w:r>
      <w:r w:rsidRPr="003E1D4D">
        <w:rPr>
          <w:i/>
          <w:iCs/>
        </w:rPr>
        <w:t xml:space="preserve"> Flow scenarios page.  Don’t enter the hydrograph by hand, copy and paste from a spreadsheet.  Once satisfied click Save Flow Scenario.</w:t>
      </w:r>
    </w:p>
    <w:p w14:paraId="7ABF756E" w14:textId="77777777" w:rsidR="007467FB" w:rsidRPr="003E1D4D" w:rsidRDefault="007467FB" w:rsidP="007467FB">
      <w:pPr>
        <w:pStyle w:val="BodyText"/>
        <w:rPr>
          <w:i/>
          <w:iCs/>
        </w:rPr>
      </w:pPr>
    </w:p>
    <w:p w14:paraId="1E08F17A" w14:textId="77777777" w:rsidR="007467FB" w:rsidRPr="003E1D4D" w:rsidRDefault="007467FB" w:rsidP="007467FB">
      <w:pPr>
        <w:pStyle w:val="Heading3"/>
      </w:pPr>
      <w:bookmarkStart w:id="63" w:name="_Toc195173447"/>
      <w:r w:rsidRPr="003E1D4D">
        <w:lastRenderedPageBreak/>
        <w:t>Step 3: Facilities</w:t>
      </w:r>
      <w:bookmarkEnd w:id="63"/>
    </w:p>
    <w:p w14:paraId="58249A2E" w14:textId="77777777" w:rsidR="007467FB" w:rsidRPr="003E1D4D" w:rsidRDefault="007467FB" w:rsidP="007467FB">
      <w:pPr>
        <w:pStyle w:val="BodyText"/>
      </w:pPr>
      <w:r w:rsidRPr="003E1D4D">
        <w:t>The facilities page contains information about the facilities in the simulation, i.e. the generating stations.  There are multiple fields on this form that become un-editable depending upon the modeling scenario you set up in the previous step.  For our choice, we have the ability to alter the number of units, however there can only be 1 facility.  For Station 1, there is only 1 unit.  Note the blue question marks, hover over them for more information.  Once you are satisfied with your choices, press Save Facilities and move on to the next step.</w:t>
      </w:r>
    </w:p>
    <w:p w14:paraId="0F3BADC8" w14:textId="77777777" w:rsidR="007467FB" w:rsidRPr="003E1D4D" w:rsidRDefault="007467FB" w:rsidP="007467FB">
      <w:pPr>
        <w:pStyle w:val="BodyText"/>
      </w:pPr>
      <w:r w:rsidRPr="003E1D4D">
        <w:rPr>
          <w:noProof/>
        </w:rPr>
        <w:drawing>
          <wp:inline distT="0" distB="0" distL="0" distR="0" wp14:anchorId="702441B1" wp14:editId="39F91C9C">
            <wp:extent cx="5943600" cy="5121910"/>
            <wp:effectExtent l="0" t="0" r="0" b="2540"/>
            <wp:docPr id="1274736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36902" name="Picture 1" descr="A screenshot of a computer&#10;&#10;AI-generated content may be incorrect."/>
                    <pic:cNvPicPr/>
                  </pic:nvPicPr>
                  <pic:blipFill>
                    <a:blip r:embed="rId40"/>
                    <a:stretch>
                      <a:fillRect/>
                    </a:stretch>
                  </pic:blipFill>
                  <pic:spPr>
                    <a:xfrm>
                      <a:off x="0" y="0"/>
                      <a:ext cx="5943600" cy="5121910"/>
                    </a:xfrm>
                    <a:prstGeom prst="rect">
                      <a:avLst/>
                    </a:prstGeom>
                  </pic:spPr>
                </pic:pic>
              </a:graphicData>
            </a:graphic>
          </wp:inline>
        </w:drawing>
      </w:r>
    </w:p>
    <w:p w14:paraId="7F8687AD" w14:textId="77777777" w:rsidR="007467FB" w:rsidRDefault="007467FB" w:rsidP="007467FB">
      <w:pPr>
        <w:pStyle w:val="BodyText"/>
        <w:rPr>
          <w:i/>
          <w:iCs/>
        </w:rPr>
      </w:pPr>
      <w:r w:rsidRPr="003E1D4D">
        <w:rPr>
          <w:i/>
          <w:iCs/>
        </w:rPr>
        <w:t xml:space="preserve">Figure </w:t>
      </w:r>
      <w:r w:rsidRPr="003E1D4D">
        <w:rPr>
          <w:i/>
          <w:iCs/>
        </w:rPr>
        <w:fldChar w:fldCharType="begin"/>
      </w:r>
      <w:r w:rsidRPr="003E1D4D">
        <w:rPr>
          <w:i/>
          <w:iCs/>
        </w:rPr>
        <w:instrText xml:space="preserve"> SEQ Figure \* ARABIC </w:instrText>
      </w:r>
      <w:r w:rsidRPr="003E1D4D">
        <w:rPr>
          <w:i/>
          <w:iCs/>
        </w:rPr>
        <w:fldChar w:fldCharType="separate"/>
      </w:r>
      <w:r w:rsidRPr="003E1D4D">
        <w:rPr>
          <w:i/>
          <w:iCs/>
        </w:rPr>
        <w:t>3</w:t>
      </w:r>
      <w:r w:rsidRPr="003E1D4D">
        <w:fldChar w:fldCharType="end"/>
      </w:r>
      <w:r w:rsidRPr="003E1D4D">
        <w:rPr>
          <w:i/>
          <w:iCs/>
        </w:rPr>
        <w:t xml:space="preserve"> Facilities page with data for Station 1.  </w:t>
      </w:r>
    </w:p>
    <w:p w14:paraId="670FF6A0" w14:textId="77777777" w:rsidR="007467FB" w:rsidRPr="003E1D4D" w:rsidRDefault="007467FB" w:rsidP="007467FB">
      <w:pPr>
        <w:pStyle w:val="BodyText"/>
        <w:rPr>
          <w:i/>
          <w:iCs/>
        </w:rPr>
      </w:pPr>
    </w:p>
    <w:p w14:paraId="6A753ED9" w14:textId="77777777" w:rsidR="007467FB" w:rsidRPr="003E1D4D" w:rsidRDefault="007467FB" w:rsidP="007467FB">
      <w:pPr>
        <w:pStyle w:val="Heading3"/>
      </w:pPr>
      <w:bookmarkStart w:id="64" w:name="_Toc195173448"/>
      <w:r w:rsidRPr="003E1D4D">
        <w:lastRenderedPageBreak/>
        <w:t>Step 4: Unit Parameters</w:t>
      </w:r>
      <w:bookmarkEnd w:id="64"/>
    </w:p>
    <w:p w14:paraId="2EF90C29" w14:textId="4F4C021D" w:rsidR="007467FB" w:rsidRPr="003E1D4D" w:rsidRDefault="007467FB" w:rsidP="007467FB">
      <w:pPr>
        <w:pStyle w:val="BodyText"/>
      </w:pPr>
      <w:r w:rsidRPr="003E1D4D">
        <w:t xml:space="preserve">You will enter unit parameters on this page.  Depending upon the number of units indicated on the previous page, you may or may not see multiple Station – Unit controls.  Expand on the first and enter information for Station 1 (see figure below).  You will note three boxes.  The top left describes basic unit parameters, like the type of runner and </w:t>
      </w:r>
      <w:ins w:id="65" w:author="Kevin Nebiolo" w:date="2025-05-20T09:32:00Z" w16du:dateUtc="2025-05-20T13:32:00Z">
        <w:r w:rsidR="0099701C">
          <w:t xml:space="preserve">through-rack </w:t>
        </w:r>
      </w:ins>
      <w:r w:rsidRPr="003E1D4D">
        <w:t>intake velocity (note we split the difference).  The bottom left box contains parameters for the Barotrauma model.  All units are in meters.  If the model has more than 1 unit, subsequent units have an option to import parameters from the previous unit.  If they are identical units, you will only have to enter data once</w:t>
      </w:r>
      <w:r w:rsidR="00401222">
        <w:t xml:space="preserve"> </w:t>
      </w:r>
      <w:r w:rsidR="00FA1F2E">
        <w:t>a</w:t>
      </w:r>
      <w:r w:rsidR="00401222">
        <w:t>s you can click the blue “</w:t>
      </w:r>
      <w:r w:rsidR="00E6098F">
        <w:t>C</w:t>
      </w:r>
      <w:r w:rsidR="00401222">
        <w:t xml:space="preserve">opy </w:t>
      </w:r>
      <w:r w:rsidR="00E6098F">
        <w:t>F</w:t>
      </w:r>
      <w:r w:rsidR="00401222">
        <w:t xml:space="preserve">rom </w:t>
      </w:r>
      <w:r w:rsidR="00E6098F">
        <w:t>P</w:t>
      </w:r>
      <w:r w:rsidR="00401222">
        <w:t xml:space="preserve">revious </w:t>
      </w:r>
      <w:r w:rsidR="00E6098F">
        <w:t>U</w:t>
      </w:r>
      <w:r w:rsidR="00401222">
        <w:t>nit”</w:t>
      </w:r>
      <w:r w:rsidR="00E6098F">
        <w:t xml:space="preserve"> button to populate the field in the subsequent units using the data from the previous unit.</w:t>
      </w:r>
    </w:p>
    <w:p w14:paraId="23544801" w14:textId="77777777" w:rsidR="007467FB" w:rsidRPr="003E1D4D" w:rsidRDefault="007467FB" w:rsidP="007467FB">
      <w:pPr>
        <w:pStyle w:val="BodyText"/>
      </w:pPr>
      <w:r w:rsidRPr="003E1D4D">
        <w:rPr>
          <w:noProof/>
        </w:rPr>
        <w:drawing>
          <wp:inline distT="0" distB="0" distL="0" distR="0" wp14:anchorId="24CB6983" wp14:editId="3E470A61">
            <wp:extent cx="5762625" cy="5018902"/>
            <wp:effectExtent l="0" t="0" r="0" b="0"/>
            <wp:docPr id="1770875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75725" name="Picture 1" descr="A screenshot of a computer&#10;&#10;AI-generated content may be incorrect."/>
                    <pic:cNvPicPr/>
                  </pic:nvPicPr>
                  <pic:blipFill>
                    <a:blip r:embed="rId41"/>
                    <a:stretch>
                      <a:fillRect/>
                    </a:stretch>
                  </pic:blipFill>
                  <pic:spPr>
                    <a:xfrm>
                      <a:off x="0" y="0"/>
                      <a:ext cx="5763664" cy="5019807"/>
                    </a:xfrm>
                    <a:prstGeom prst="rect">
                      <a:avLst/>
                    </a:prstGeom>
                  </pic:spPr>
                </pic:pic>
              </a:graphicData>
            </a:graphic>
          </wp:inline>
        </w:drawing>
      </w:r>
    </w:p>
    <w:p w14:paraId="735B104C" w14:textId="77777777" w:rsidR="007467FB" w:rsidRDefault="007467FB" w:rsidP="007467FB">
      <w:pPr>
        <w:pStyle w:val="BodyText"/>
        <w:rPr>
          <w:i/>
          <w:iCs/>
        </w:rPr>
      </w:pPr>
      <w:r w:rsidRPr="003E1D4D">
        <w:rPr>
          <w:i/>
          <w:iCs/>
        </w:rPr>
        <w:t xml:space="preserve">Figure </w:t>
      </w:r>
      <w:r w:rsidRPr="003E1D4D">
        <w:rPr>
          <w:i/>
          <w:iCs/>
        </w:rPr>
        <w:fldChar w:fldCharType="begin"/>
      </w:r>
      <w:r w:rsidRPr="003E1D4D">
        <w:rPr>
          <w:i/>
          <w:iCs/>
        </w:rPr>
        <w:instrText xml:space="preserve"> SEQ Figure \* ARABIC </w:instrText>
      </w:r>
      <w:r w:rsidRPr="003E1D4D">
        <w:rPr>
          <w:i/>
          <w:iCs/>
        </w:rPr>
        <w:fldChar w:fldCharType="separate"/>
      </w:r>
      <w:r w:rsidRPr="003E1D4D">
        <w:rPr>
          <w:i/>
          <w:iCs/>
        </w:rPr>
        <w:t>4</w:t>
      </w:r>
      <w:r w:rsidRPr="003E1D4D">
        <w:fldChar w:fldCharType="end"/>
      </w:r>
      <w:r w:rsidRPr="003E1D4D">
        <w:rPr>
          <w:i/>
          <w:iCs/>
        </w:rPr>
        <w:t xml:space="preserve"> Unit parameters page containing information on the type of unit and its specifications.  </w:t>
      </w:r>
    </w:p>
    <w:p w14:paraId="078D2DD2" w14:textId="77777777" w:rsidR="007467FB" w:rsidRPr="003E1D4D" w:rsidRDefault="007467FB" w:rsidP="007467FB">
      <w:pPr>
        <w:pStyle w:val="BodyText"/>
        <w:rPr>
          <w:i/>
          <w:iCs/>
        </w:rPr>
      </w:pPr>
    </w:p>
    <w:p w14:paraId="4E238EA8" w14:textId="77777777" w:rsidR="007467FB" w:rsidRPr="003E1D4D" w:rsidRDefault="007467FB" w:rsidP="007467FB">
      <w:pPr>
        <w:pStyle w:val="Heading3"/>
      </w:pPr>
      <w:bookmarkStart w:id="66" w:name="_Toc195173449"/>
      <w:r w:rsidRPr="003E1D4D">
        <w:t>Step 5: Operating Scenarios</w:t>
      </w:r>
      <w:bookmarkEnd w:id="66"/>
    </w:p>
    <w:p w14:paraId="452493CE" w14:textId="77777777" w:rsidR="007467FB" w:rsidRPr="003E1D4D" w:rsidRDefault="007467FB" w:rsidP="007467FB">
      <w:pPr>
        <w:pStyle w:val="BodyText"/>
      </w:pPr>
      <w:r w:rsidRPr="003E1D4D">
        <w:t>The operating scenarios page contains data on how each unit is operated.  For Run of River facilities, the end user has the ability to enter the number of hours each unit is operated per day.  However, the form will change depending upon the number of units in the simulation and the type of operation.  Peaking and Pumped Storage facilities have the ability to model for a set number of hours per day or simulated with a distribution fit to actual operations data.  For Station 1, we have 1 unit operating 24 hours per day.</w:t>
      </w:r>
    </w:p>
    <w:p w14:paraId="27471855" w14:textId="77777777" w:rsidR="007467FB" w:rsidRPr="003E1D4D" w:rsidRDefault="007467FB" w:rsidP="007467FB">
      <w:pPr>
        <w:pStyle w:val="BodyText"/>
      </w:pPr>
      <w:r w:rsidRPr="003E1D4D">
        <w:rPr>
          <w:noProof/>
        </w:rPr>
        <w:drawing>
          <wp:inline distT="0" distB="0" distL="0" distR="0" wp14:anchorId="29F44C5C" wp14:editId="1C221C46">
            <wp:extent cx="5943600" cy="3189605"/>
            <wp:effectExtent l="0" t="0" r="0" b="0"/>
            <wp:docPr id="1154075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75802" name="Picture 1" descr="A screenshot of a computer&#10;&#10;AI-generated content may be incorrect."/>
                    <pic:cNvPicPr/>
                  </pic:nvPicPr>
                  <pic:blipFill>
                    <a:blip r:embed="rId42"/>
                    <a:stretch>
                      <a:fillRect/>
                    </a:stretch>
                  </pic:blipFill>
                  <pic:spPr>
                    <a:xfrm>
                      <a:off x="0" y="0"/>
                      <a:ext cx="5943600" cy="3189605"/>
                    </a:xfrm>
                    <a:prstGeom prst="rect">
                      <a:avLst/>
                    </a:prstGeom>
                  </pic:spPr>
                </pic:pic>
              </a:graphicData>
            </a:graphic>
          </wp:inline>
        </w:drawing>
      </w:r>
    </w:p>
    <w:p w14:paraId="6D7D4E31" w14:textId="77777777" w:rsidR="007467FB" w:rsidRDefault="007467FB" w:rsidP="007467FB">
      <w:pPr>
        <w:pStyle w:val="BodyText"/>
      </w:pPr>
    </w:p>
    <w:p w14:paraId="2F9889C1" w14:textId="77777777" w:rsidR="00FC6DD3" w:rsidRDefault="00FC6DD3" w:rsidP="007467FB">
      <w:pPr>
        <w:pStyle w:val="BodyText"/>
      </w:pPr>
    </w:p>
    <w:p w14:paraId="5E28B3F6" w14:textId="77777777" w:rsidR="00FC6DD3" w:rsidRDefault="00FC6DD3" w:rsidP="007467FB">
      <w:pPr>
        <w:pStyle w:val="BodyText"/>
      </w:pPr>
    </w:p>
    <w:p w14:paraId="587D0762" w14:textId="77777777" w:rsidR="00FC6DD3" w:rsidRDefault="00FC6DD3" w:rsidP="007467FB">
      <w:pPr>
        <w:pStyle w:val="BodyText"/>
      </w:pPr>
    </w:p>
    <w:p w14:paraId="1BCB153B" w14:textId="77777777" w:rsidR="00FC6DD3" w:rsidRDefault="00FC6DD3" w:rsidP="007467FB">
      <w:pPr>
        <w:pStyle w:val="BodyText"/>
      </w:pPr>
    </w:p>
    <w:p w14:paraId="125E8716" w14:textId="77777777" w:rsidR="00FC6DD3" w:rsidRPr="003E1D4D" w:rsidRDefault="00FC6DD3" w:rsidP="007467FB">
      <w:pPr>
        <w:pStyle w:val="BodyText"/>
      </w:pPr>
    </w:p>
    <w:p w14:paraId="7B2D9B6B" w14:textId="77777777" w:rsidR="007467FB" w:rsidRPr="003E1D4D" w:rsidRDefault="007467FB" w:rsidP="007467FB">
      <w:pPr>
        <w:pStyle w:val="Heading3"/>
      </w:pPr>
      <w:bookmarkStart w:id="67" w:name="_Toc195173450"/>
      <w:r w:rsidRPr="003E1D4D">
        <w:lastRenderedPageBreak/>
        <w:t>Step 6: Migratory Route Creation</w:t>
      </w:r>
      <w:bookmarkEnd w:id="67"/>
    </w:p>
    <w:p w14:paraId="1FB04E2F" w14:textId="77777777" w:rsidR="007467FB" w:rsidRPr="003E1D4D" w:rsidRDefault="007467FB" w:rsidP="007467FB">
      <w:pPr>
        <w:pStyle w:val="BodyText"/>
      </w:pPr>
      <w:r w:rsidRPr="003E1D4D">
        <w:t>This step is fun, interactive, and requires a bit of artistic expression.  It has to be though, because every hydroelectric generating station is different and we need a model that is flexible enough to handle all of them.  This page creates the migratory route that all simulated fish will move through during the simulation.  All models, with the exception of Single Specified Unit models require a Start Node and an End Node.  For a single specific unit model, simply choose the unit from the Add Unit Node button and accept defaults.</w:t>
      </w:r>
    </w:p>
    <w:p w14:paraId="49B433B8" w14:textId="77777777" w:rsidR="007467FB" w:rsidRPr="003E1D4D" w:rsidRDefault="007467FB" w:rsidP="007467FB">
      <w:pPr>
        <w:pStyle w:val="BodyText"/>
      </w:pPr>
      <w:r w:rsidRPr="003E1D4D">
        <w:rPr>
          <w:noProof/>
        </w:rPr>
        <w:drawing>
          <wp:inline distT="0" distB="0" distL="0" distR="0" wp14:anchorId="63A35B68" wp14:editId="0CF6848B">
            <wp:extent cx="5943600" cy="3825875"/>
            <wp:effectExtent l="0" t="0" r="0" b="3175"/>
            <wp:docPr id="1210401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01984" name="Picture 1" descr="A screenshot of a computer&#10;&#10;AI-generated content may be incorrect."/>
                    <pic:cNvPicPr/>
                  </pic:nvPicPr>
                  <pic:blipFill>
                    <a:blip r:embed="rId43"/>
                    <a:stretch>
                      <a:fillRect/>
                    </a:stretch>
                  </pic:blipFill>
                  <pic:spPr>
                    <a:xfrm>
                      <a:off x="0" y="0"/>
                      <a:ext cx="5943600" cy="3825875"/>
                    </a:xfrm>
                    <a:prstGeom prst="rect">
                      <a:avLst/>
                    </a:prstGeom>
                  </pic:spPr>
                </pic:pic>
              </a:graphicData>
            </a:graphic>
          </wp:inline>
        </w:drawing>
      </w:r>
    </w:p>
    <w:p w14:paraId="21310119" w14:textId="77777777" w:rsidR="007467FB" w:rsidRDefault="007467FB" w:rsidP="007467FB">
      <w:pPr>
        <w:pStyle w:val="BodyText"/>
        <w:rPr>
          <w:i/>
          <w:iCs/>
        </w:rPr>
      </w:pPr>
      <w:r w:rsidRPr="003E1D4D">
        <w:rPr>
          <w:i/>
          <w:iCs/>
        </w:rPr>
        <w:t xml:space="preserve">Figure </w:t>
      </w:r>
      <w:r w:rsidRPr="003E1D4D">
        <w:rPr>
          <w:i/>
          <w:iCs/>
        </w:rPr>
        <w:fldChar w:fldCharType="begin"/>
      </w:r>
      <w:r w:rsidRPr="003E1D4D">
        <w:rPr>
          <w:i/>
          <w:iCs/>
        </w:rPr>
        <w:instrText xml:space="preserve"> SEQ Figure \* ARABIC </w:instrText>
      </w:r>
      <w:r w:rsidRPr="003E1D4D">
        <w:rPr>
          <w:i/>
          <w:iCs/>
        </w:rPr>
        <w:fldChar w:fldCharType="separate"/>
      </w:r>
      <w:r w:rsidRPr="003E1D4D">
        <w:rPr>
          <w:i/>
          <w:iCs/>
        </w:rPr>
        <w:t>5</w:t>
      </w:r>
      <w:r w:rsidRPr="003E1D4D">
        <w:fldChar w:fldCharType="end"/>
      </w:r>
      <w:r w:rsidRPr="003E1D4D">
        <w:rPr>
          <w:i/>
          <w:iCs/>
        </w:rPr>
        <w:t xml:space="preserve"> Migratory Route Creation.  The Station 1 model has 4 nodes, our two required, and then two more for the places in our model we will be simulating survival.  Note movement is upstream to downstream.  Make sure you save the graph before moving on!</w:t>
      </w:r>
    </w:p>
    <w:p w14:paraId="7003DB18" w14:textId="77777777" w:rsidR="007467FB" w:rsidRDefault="007467FB" w:rsidP="007467FB">
      <w:pPr>
        <w:pStyle w:val="BodyText"/>
        <w:rPr>
          <w:i/>
          <w:iCs/>
        </w:rPr>
      </w:pPr>
    </w:p>
    <w:p w14:paraId="7B8FA617" w14:textId="77777777" w:rsidR="00FC6DD3" w:rsidRDefault="00FC6DD3" w:rsidP="007467FB">
      <w:pPr>
        <w:pStyle w:val="BodyText"/>
        <w:rPr>
          <w:i/>
          <w:iCs/>
        </w:rPr>
      </w:pPr>
    </w:p>
    <w:p w14:paraId="186E2064" w14:textId="77777777" w:rsidR="00FC6DD3" w:rsidRPr="003E1D4D" w:rsidRDefault="00FC6DD3" w:rsidP="007467FB">
      <w:pPr>
        <w:pStyle w:val="BodyText"/>
        <w:rPr>
          <w:i/>
          <w:iCs/>
        </w:rPr>
      </w:pPr>
    </w:p>
    <w:p w14:paraId="5EF91EB4" w14:textId="77777777" w:rsidR="007467FB" w:rsidRPr="003E1D4D" w:rsidRDefault="007467FB" w:rsidP="007467FB">
      <w:pPr>
        <w:pStyle w:val="Heading3"/>
      </w:pPr>
      <w:bookmarkStart w:id="68" w:name="_Toc195173451"/>
      <w:r w:rsidRPr="003E1D4D">
        <w:lastRenderedPageBreak/>
        <w:t>Step 7: Population Parameters</w:t>
      </w:r>
      <w:bookmarkEnd w:id="68"/>
      <w:r w:rsidRPr="003E1D4D">
        <w:t xml:space="preserve"> </w:t>
      </w:r>
    </w:p>
    <w:p w14:paraId="161BCA51" w14:textId="0647EA90" w:rsidR="007467FB" w:rsidRPr="003E1D4D" w:rsidRDefault="007467FB" w:rsidP="007467FB">
      <w:pPr>
        <w:pStyle w:val="BodyText"/>
      </w:pPr>
      <w:r w:rsidRPr="003E1D4D">
        <w:t xml:space="preserve">This is another large form with a lot of information.  However, many fields are entered with pull down lists.  In this model, we will simulate the genus </w:t>
      </w:r>
      <w:r w:rsidR="002C5C2D" w:rsidRPr="003E1D4D">
        <w:t>Catostomus</w:t>
      </w:r>
      <w:r w:rsidRPr="003E1D4D">
        <w:t xml:space="preserve">.  Note we have two unfamiliar fields, Vertical Habitat, and Swim Bladder Type.  Our species of interest are benthic with a physoclistous swim bladder.  Next, we will choose to simulate an </w:t>
      </w:r>
      <w:r w:rsidRPr="003E1D4D">
        <w:rPr>
          <w:b/>
          <w:bCs/>
          <w:i/>
          <w:iCs/>
        </w:rPr>
        <w:t>Entrainment Event</w:t>
      </w:r>
      <w:r w:rsidRPr="003E1D4D">
        <w:t xml:space="preserve"> with </w:t>
      </w:r>
      <w:r w:rsidRPr="003E1D4D">
        <w:rPr>
          <w:b/>
          <w:bCs/>
          <w:i/>
          <w:iCs/>
        </w:rPr>
        <w:t>Modeled Rates</w:t>
      </w:r>
      <w:r w:rsidRPr="003E1D4D">
        <w:t xml:space="preserve">.  Once those choices are made, the end user can choose among a library of pre fit entrainment rates.  The end user could enter their own distributions should they choose.  Note, there is also a field for Ucrit, which is required to assess impingement risk.  You can turn to Katapodis and </w:t>
      </w:r>
      <w:r w:rsidR="00EA03FC">
        <w:t>Gervais</w:t>
      </w:r>
      <w:r w:rsidRPr="003E1D4D">
        <w:t xml:space="preserve"> (2012) for an appropriate measure for your species.  </w:t>
      </w:r>
    </w:p>
    <w:p w14:paraId="432D409F" w14:textId="77777777" w:rsidR="007467FB" w:rsidRPr="003E1D4D" w:rsidRDefault="007467FB" w:rsidP="007467FB">
      <w:pPr>
        <w:pStyle w:val="BodyText"/>
      </w:pPr>
      <w:r w:rsidRPr="003E1D4D">
        <w:rPr>
          <w:noProof/>
        </w:rPr>
        <w:drawing>
          <wp:inline distT="0" distB="0" distL="0" distR="0" wp14:anchorId="68478137" wp14:editId="13443693">
            <wp:extent cx="5163721" cy="5238750"/>
            <wp:effectExtent l="0" t="0" r="0" b="0"/>
            <wp:docPr id="462158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58391" name="Picture 1" descr="A screenshot of a computer&#10;&#10;AI-generated content may be incorrect."/>
                    <pic:cNvPicPr/>
                  </pic:nvPicPr>
                  <pic:blipFill>
                    <a:blip r:embed="rId44"/>
                    <a:stretch>
                      <a:fillRect/>
                    </a:stretch>
                  </pic:blipFill>
                  <pic:spPr>
                    <a:xfrm>
                      <a:off x="0" y="0"/>
                      <a:ext cx="5169126" cy="5244233"/>
                    </a:xfrm>
                    <a:prstGeom prst="rect">
                      <a:avLst/>
                    </a:prstGeom>
                  </pic:spPr>
                </pic:pic>
              </a:graphicData>
            </a:graphic>
          </wp:inline>
        </w:drawing>
      </w:r>
    </w:p>
    <w:p w14:paraId="3A14DA45" w14:textId="38B1C847" w:rsidR="007467FB" w:rsidRDefault="007467FB" w:rsidP="007467FB">
      <w:pPr>
        <w:pStyle w:val="BodyText"/>
        <w:rPr>
          <w:i/>
          <w:iCs/>
        </w:rPr>
      </w:pPr>
      <w:r w:rsidRPr="003E1D4D">
        <w:rPr>
          <w:i/>
          <w:iCs/>
        </w:rPr>
        <w:t xml:space="preserve">Figure </w:t>
      </w:r>
      <w:r w:rsidRPr="003E1D4D">
        <w:rPr>
          <w:i/>
          <w:iCs/>
        </w:rPr>
        <w:fldChar w:fldCharType="begin"/>
      </w:r>
      <w:r w:rsidRPr="003E1D4D">
        <w:rPr>
          <w:i/>
          <w:iCs/>
        </w:rPr>
        <w:instrText xml:space="preserve"> SEQ Figure \* ARABIC </w:instrText>
      </w:r>
      <w:r w:rsidRPr="003E1D4D">
        <w:rPr>
          <w:i/>
          <w:iCs/>
        </w:rPr>
        <w:fldChar w:fldCharType="separate"/>
      </w:r>
      <w:r w:rsidRPr="003E1D4D">
        <w:rPr>
          <w:i/>
          <w:iCs/>
        </w:rPr>
        <w:t>6</w:t>
      </w:r>
      <w:r w:rsidRPr="003E1D4D">
        <w:fldChar w:fldCharType="end"/>
      </w:r>
      <w:r w:rsidRPr="003E1D4D">
        <w:rPr>
          <w:i/>
          <w:iCs/>
        </w:rPr>
        <w:t xml:space="preserve"> population parameters for the model simulating the genus </w:t>
      </w:r>
      <w:r>
        <w:rPr>
          <w:i/>
          <w:iCs/>
        </w:rPr>
        <w:t xml:space="preserve">Catostomus </w:t>
      </w:r>
      <w:r w:rsidRPr="003E1D4D">
        <w:rPr>
          <w:i/>
          <w:iCs/>
        </w:rPr>
        <w:t xml:space="preserve">in winter at Station 1.  </w:t>
      </w:r>
    </w:p>
    <w:p w14:paraId="4D065FFC" w14:textId="77777777" w:rsidR="007467FB" w:rsidRPr="003E1D4D" w:rsidRDefault="007467FB" w:rsidP="007467FB">
      <w:pPr>
        <w:pStyle w:val="BodyText"/>
        <w:rPr>
          <w:i/>
          <w:iCs/>
        </w:rPr>
      </w:pPr>
    </w:p>
    <w:p w14:paraId="089D1500" w14:textId="77777777" w:rsidR="007467FB" w:rsidRPr="003E1D4D" w:rsidRDefault="007467FB" w:rsidP="007467FB">
      <w:pPr>
        <w:pStyle w:val="Heading3"/>
      </w:pPr>
      <w:bookmarkStart w:id="69" w:name="_Toc195173452"/>
      <w:r w:rsidRPr="003E1D4D">
        <w:t>Step 7: Model Setup Summary</w:t>
      </w:r>
      <w:bookmarkEnd w:id="69"/>
    </w:p>
    <w:p w14:paraId="0D3B5B4C" w14:textId="77777777" w:rsidR="007467FB" w:rsidRPr="003E1D4D" w:rsidRDefault="007467FB" w:rsidP="007467FB">
      <w:pPr>
        <w:pStyle w:val="BodyText"/>
      </w:pPr>
      <w:r w:rsidRPr="003E1D4D">
        <w:t xml:space="preserve">There is no data entry required on this page, but it is suggested that you expand each tab and examine the information entered into the forms.  If you are unhappy with any choices, hit the Edit button to go back to the page.  Once satisfied, press the big red button.  </w:t>
      </w:r>
    </w:p>
    <w:p w14:paraId="392A3239" w14:textId="77777777" w:rsidR="007467FB" w:rsidRPr="003E1D4D" w:rsidRDefault="007467FB" w:rsidP="007467FB">
      <w:pPr>
        <w:pStyle w:val="BodyText"/>
      </w:pPr>
      <w:r w:rsidRPr="003E1D4D">
        <w:rPr>
          <w:noProof/>
        </w:rPr>
        <w:drawing>
          <wp:inline distT="0" distB="0" distL="0" distR="0" wp14:anchorId="7F83ACB8" wp14:editId="79861DA7">
            <wp:extent cx="5943600" cy="4692015"/>
            <wp:effectExtent l="0" t="0" r="0" b="0"/>
            <wp:docPr id="721046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73273" name="Picture 1" descr="A screenshot of a computer&#10;&#10;AI-generated content may be incorrect."/>
                    <pic:cNvPicPr/>
                  </pic:nvPicPr>
                  <pic:blipFill>
                    <a:blip r:embed="rId45"/>
                    <a:stretch>
                      <a:fillRect/>
                    </a:stretch>
                  </pic:blipFill>
                  <pic:spPr>
                    <a:xfrm>
                      <a:off x="0" y="0"/>
                      <a:ext cx="5943600" cy="4692015"/>
                    </a:xfrm>
                    <a:prstGeom prst="rect">
                      <a:avLst/>
                    </a:prstGeom>
                  </pic:spPr>
                </pic:pic>
              </a:graphicData>
            </a:graphic>
          </wp:inline>
        </w:drawing>
      </w:r>
    </w:p>
    <w:p w14:paraId="0B521FAB" w14:textId="11162112" w:rsidR="00FC6DD3" w:rsidRDefault="007467FB" w:rsidP="00FC6DD3">
      <w:pPr>
        <w:pStyle w:val="BodyText"/>
        <w:rPr>
          <w:i/>
          <w:iCs/>
        </w:rPr>
      </w:pPr>
      <w:r w:rsidRPr="003E1D4D">
        <w:rPr>
          <w:i/>
          <w:iCs/>
        </w:rPr>
        <w:t xml:space="preserve">Figure </w:t>
      </w:r>
      <w:r w:rsidRPr="003E1D4D">
        <w:rPr>
          <w:i/>
          <w:iCs/>
        </w:rPr>
        <w:fldChar w:fldCharType="begin"/>
      </w:r>
      <w:r w:rsidRPr="003E1D4D">
        <w:rPr>
          <w:i/>
          <w:iCs/>
        </w:rPr>
        <w:instrText xml:space="preserve"> SEQ Figure \* ARABIC </w:instrText>
      </w:r>
      <w:r w:rsidRPr="003E1D4D">
        <w:rPr>
          <w:i/>
          <w:iCs/>
        </w:rPr>
        <w:fldChar w:fldCharType="separate"/>
      </w:r>
      <w:r w:rsidRPr="003E1D4D">
        <w:rPr>
          <w:i/>
          <w:iCs/>
        </w:rPr>
        <w:t>7</w:t>
      </w:r>
      <w:r w:rsidRPr="003E1D4D">
        <w:fldChar w:fldCharType="end"/>
      </w:r>
      <w:r w:rsidRPr="003E1D4D">
        <w:rPr>
          <w:i/>
          <w:iCs/>
        </w:rPr>
        <w:t xml:space="preserve"> when you are satisfied with your model entries, press the big red button</w:t>
      </w:r>
    </w:p>
    <w:p w14:paraId="1B097056" w14:textId="77777777" w:rsidR="00F342F3" w:rsidRDefault="00F342F3" w:rsidP="00FC6DD3">
      <w:pPr>
        <w:pStyle w:val="BodyText"/>
        <w:rPr>
          <w:i/>
          <w:iCs/>
        </w:rPr>
      </w:pPr>
    </w:p>
    <w:p w14:paraId="412F0997" w14:textId="77777777" w:rsidR="00F342F3" w:rsidRDefault="00F342F3" w:rsidP="00FC6DD3">
      <w:pPr>
        <w:pStyle w:val="BodyText"/>
        <w:rPr>
          <w:i/>
          <w:iCs/>
        </w:rPr>
      </w:pPr>
    </w:p>
    <w:p w14:paraId="57895A8E" w14:textId="77777777" w:rsidR="00F342F3" w:rsidRPr="00FC6DD3" w:rsidRDefault="00F342F3" w:rsidP="00FC6DD3">
      <w:pPr>
        <w:pStyle w:val="BodyText"/>
        <w:rPr>
          <w:i/>
          <w:iCs/>
        </w:rPr>
      </w:pPr>
    </w:p>
    <w:p w14:paraId="642DEAE0" w14:textId="09D35435" w:rsidR="007467FB" w:rsidRPr="003E1D4D" w:rsidRDefault="007467FB" w:rsidP="007467FB">
      <w:pPr>
        <w:pStyle w:val="Heading3"/>
      </w:pPr>
      <w:bookmarkStart w:id="70" w:name="_Toc195173453"/>
      <w:r w:rsidRPr="003E1D4D">
        <w:lastRenderedPageBreak/>
        <w:t>Step 8: Simulation Progress</w:t>
      </w:r>
      <w:bookmarkEnd w:id="70"/>
    </w:p>
    <w:p w14:paraId="50988A96" w14:textId="77777777" w:rsidR="007467FB" w:rsidRPr="003E1D4D" w:rsidRDefault="007467FB" w:rsidP="007467FB">
      <w:pPr>
        <w:pStyle w:val="BodyText"/>
      </w:pPr>
      <w:r w:rsidRPr="003E1D4D">
        <w:t xml:space="preserve">The only thing you need to do is sit back and watch the iterations go by.  The simulation we just set up should take about 5 minutes to run.  Once complete, there will be some text output, and a button to view the final results.  Should something go wrong during a simulation, an error message will appear.  Please take a screenshot and send it to </w:t>
      </w:r>
      <w:hyperlink r:id="rId46" w:history="1">
        <w:r w:rsidRPr="003E1D4D">
          <w:rPr>
            <w:rStyle w:val="Hyperlink"/>
          </w:rPr>
          <w:t>kevin.nebiolo@kleinschmidt.com</w:t>
        </w:r>
      </w:hyperlink>
      <w:r w:rsidRPr="003E1D4D">
        <w:t xml:space="preserve"> .  Note, depending upon your station’s discharge and species of interest, large populations can be simulated.  This will affect run time.  If you see “…waiting for logs”, there is a large population.  If you feel like it is stuck, send to </w:t>
      </w:r>
      <w:hyperlink r:id="rId47" w:history="1">
        <w:r w:rsidRPr="003E1D4D">
          <w:rPr>
            <w:rStyle w:val="Hyperlink"/>
          </w:rPr>
          <w:t>kevin.nebiolo@kleinschmidt.com</w:t>
        </w:r>
      </w:hyperlink>
      <w:r w:rsidRPr="003E1D4D">
        <w:t xml:space="preserve"> and I can diagnose the issue from the back end.  But note, some iterations may take considerable time.</w:t>
      </w:r>
    </w:p>
    <w:p w14:paraId="070975F6" w14:textId="77777777" w:rsidR="007467FB" w:rsidRPr="003E1D4D" w:rsidRDefault="007467FB" w:rsidP="007467FB">
      <w:pPr>
        <w:pStyle w:val="BodyText"/>
      </w:pPr>
      <w:r w:rsidRPr="003E1D4D">
        <w:rPr>
          <w:noProof/>
        </w:rPr>
        <w:drawing>
          <wp:inline distT="0" distB="0" distL="0" distR="0" wp14:anchorId="292C97F7" wp14:editId="2ECEA1CB">
            <wp:extent cx="5943600" cy="3130550"/>
            <wp:effectExtent l="0" t="0" r="0" b="0"/>
            <wp:docPr id="4771710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08326" name="Picture 1" descr="A screen shot of a computer&#10;&#10;AI-generated content may be incorrect."/>
                    <pic:cNvPicPr/>
                  </pic:nvPicPr>
                  <pic:blipFill rotWithShape="1">
                    <a:blip r:embed="rId48"/>
                    <a:srcRect b="17956"/>
                    <a:stretch/>
                  </pic:blipFill>
                  <pic:spPr bwMode="auto">
                    <a:xfrm>
                      <a:off x="0" y="0"/>
                      <a:ext cx="5943600" cy="3130550"/>
                    </a:xfrm>
                    <a:prstGeom prst="rect">
                      <a:avLst/>
                    </a:prstGeom>
                    <a:ln>
                      <a:noFill/>
                    </a:ln>
                    <a:extLst>
                      <a:ext uri="{53640926-AAD7-44D8-BBD7-CCE9431645EC}">
                        <a14:shadowObscured xmlns:a14="http://schemas.microsoft.com/office/drawing/2010/main"/>
                      </a:ext>
                    </a:extLst>
                  </pic:spPr>
                </pic:pic>
              </a:graphicData>
            </a:graphic>
          </wp:inline>
        </w:drawing>
      </w:r>
    </w:p>
    <w:p w14:paraId="10FF0D33" w14:textId="77777777" w:rsidR="007467FB" w:rsidRDefault="007467FB" w:rsidP="007467FB">
      <w:pPr>
        <w:pStyle w:val="BodyText"/>
        <w:rPr>
          <w:i/>
          <w:iCs/>
        </w:rPr>
      </w:pPr>
      <w:r w:rsidRPr="003E1D4D">
        <w:rPr>
          <w:i/>
          <w:iCs/>
        </w:rPr>
        <w:t xml:space="preserve">Figure </w:t>
      </w:r>
      <w:r w:rsidRPr="003E1D4D">
        <w:rPr>
          <w:i/>
          <w:iCs/>
        </w:rPr>
        <w:fldChar w:fldCharType="begin"/>
      </w:r>
      <w:r w:rsidRPr="003E1D4D">
        <w:rPr>
          <w:i/>
          <w:iCs/>
        </w:rPr>
        <w:instrText xml:space="preserve"> SEQ Figure \* ARABIC </w:instrText>
      </w:r>
      <w:r w:rsidRPr="003E1D4D">
        <w:rPr>
          <w:i/>
          <w:iCs/>
        </w:rPr>
        <w:fldChar w:fldCharType="separate"/>
      </w:r>
      <w:r w:rsidRPr="003E1D4D">
        <w:rPr>
          <w:i/>
          <w:iCs/>
        </w:rPr>
        <w:t>8</w:t>
      </w:r>
      <w:r w:rsidRPr="003E1D4D">
        <w:fldChar w:fldCharType="end"/>
      </w:r>
      <w:r w:rsidRPr="003E1D4D">
        <w:rPr>
          <w:i/>
          <w:iCs/>
        </w:rPr>
        <w:t xml:space="preserve"> Simulation progress page during a simulation.  When complete you will </w:t>
      </w:r>
    </w:p>
    <w:p w14:paraId="4CA589ED" w14:textId="77777777" w:rsidR="00FC6DD3" w:rsidRDefault="00FC6DD3" w:rsidP="007467FB">
      <w:pPr>
        <w:pStyle w:val="BodyText"/>
        <w:rPr>
          <w:i/>
          <w:iCs/>
        </w:rPr>
      </w:pPr>
    </w:p>
    <w:p w14:paraId="47A500B8" w14:textId="77777777" w:rsidR="00FC6DD3" w:rsidRDefault="00FC6DD3" w:rsidP="007467FB">
      <w:pPr>
        <w:pStyle w:val="BodyText"/>
        <w:rPr>
          <w:i/>
          <w:iCs/>
        </w:rPr>
      </w:pPr>
    </w:p>
    <w:p w14:paraId="08491FD2" w14:textId="77777777" w:rsidR="00FC6DD3" w:rsidRDefault="00FC6DD3" w:rsidP="007467FB">
      <w:pPr>
        <w:pStyle w:val="BodyText"/>
        <w:rPr>
          <w:i/>
          <w:iCs/>
        </w:rPr>
      </w:pPr>
    </w:p>
    <w:p w14:paraId="4F53F289" w14:textId="77777777" w:rsidR="00F342F3" w:rsidRPr="003E1D4D" w:rsidRDefault="00F342F3" w:rsidP="007467FB">
      <w:pPr>
        <w:pStyle w:val="BodyText"/>
        <w:rPr>
          <w:i/>
          <w:iCs/>
        </w:rPr>
      </w:pPr>
    </w:p>
    <w:p w14:paraId="23AA2529" w14:textId="77777777" w:rsidR="007467FB" w:rsidRPr="003E1D4D" w:rsidRDefault="007467FB" w:rsidP="007467FB">
      <w:pPr>
        <w:pStyle w:val="Heading3"/>
      </w:pPr>
      <w:r>
        <w:lastRenderedPageBreak/>
        <w:t xml:space="preserve">   </w:t>
      </w:r>
      <w:bookmarkStart w:id="71" w:name="_Toc195173454"/>
      <w:r w:rsidRPr="003E1D4D">
        <w:t>Step 9: Examine Results</w:t>
      </w:r>
      <w:bookmarkEnd w:id="71"/>
    </w:p>
    <w:p w14:paraId="5160623F" w14:textId="51FDD151" w:rsidR="007467FB" w:rsidRPr="003E1D4D" w:rsidRDefault="007467FB" w:rsidP="007467FB">
      <w:pPr>
        <w:pStyle w:val="BodyText"/>
      </w:pPr>
      <w:r w:rsidRPr="003E1D4D">
        <w:t xml:space="preserve">We simulated the </w:t>
      </w:r>
      <w:r w:rsidR="005B17BA" w:rsidRPr="003E1D4D">
        <w:t>worst-case</w:t>
      </w:r>
      <w:r w:rsidRPr="003E1D4D">
        <w:t xml:space="preserve"> scenario, a benthic acclimated genus with a physoclistous swim bladder that experiences latent mortality events.  Feel free to right click and save as on any graphic.  There is a download report button on the bottom left of the page, press that and you will get a zip file that contains all data that was created during your session.  And remember, when you are done, click on the link to the home page at the top of the report and logout.  This will empty out your session data</w:t>
      </w:r>
      <w:r>
        <w:t xml:space="preserve"> by logging out</w:t>
      </w:r>
      <w:r w:rsidRPr="003E1D4D">
        <w:t xml:space="preserve"> and eliminate the chance that data from prior simulations will corrupt future simulations.</w:t>
      </w:r>
    </w:p>
    <w:p w14:paraId="79A5E83F" w14:textId="77777777" w:rsidR="007467FB" w:rsidRPr="003E1D4D" w:rsidRDefault="007467FB" w:rsidP="007467FB">
      <w:pPr>
        <w:pStyle w:val="BodyText"/>
      </w:pPr>
      <w:r w:rsidRPr="003E1D4D">
        <w:rPr>
          <w:noProof/>
        </w:rPr>
        <w:drawing>
          <wp:inline distT="0" distB="0" distL="0" distR="0" wp14:anchorId="4821B207" wp14:editId="1318B205">
            <wp:extent cx="5662064" cy="5734050"/>
            <wp:effectExtent l="0" t="0" r="0" b="0"/>
            <wp:docPr id="197367813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78133" name="Picture 1" descr="A screenshot of a graph&#10;&#10;AI-generated content may be incorrect."/>
                    <pic:cNvPicPr/>
                  </pic:nvPicPr>
                  <pic:blipFill>
                    <a:blip r:embed="rId49"/>
                    <a:stretch>
                      <a:fillRect/>
                    </a:stretch>
                  </pic:blipFill>
                  <pic:spPr>
                    <a:xfrm>
                      <a:off x="0" y="0"/>
                      <a:ext cx="5663018" cy="5735016"/>
                    </a:xfrm>
                    <a:prstGeom prst="rect">
                      <a:avLst/>
                    </a:prstGeom>
                  </pic:spPr>
                </pic:pic>
              </a:graphicData>
            </a:graphic>
          </wp:inline>
        </w:drawing>
      </w:r>
    </w:p>
    <w:p w14:paraId="6CCB9F29" w14:textId="5B27FC74" w:rsidR="007467FB" w:rsidRPr="003E1D4D" w:rsidRDefault="007467FB" w:rsidP="007467FB">
      <w:pPr>
        <w:pStyle w:val="BodyText"/>
        <w:rPr>
          <w:i/>
          <w:iCs/>
        </w:rPr>
      </w:pPr>
      <w:r w:rsidRPr="003E1D4D">
        <w:rPr>
          <w:i/>
          <w:iCs/>
        </w:rPr>
        <w:t xml:space="preserve">Figure </w:t>
      </w:r>
      <w:r w:rsidRPr="003E1D4D">
        <w:rPr>
          <w:i/>
          <w:iCs/>
        </w:rPr>
        <w:fldChar w:fldCharType="begin"/>
      </w:r>
      <w:r w:rsidRPr="003E1D4D">
        <w:rPr>
          <w:i/>
          <w:iCs/>
        </w:rPr>
        <w:instrText xml:space="preserve"> SEQ Figure \* ARABIC </w:instrText>
      </w:r>
      <w:r w:rsidRPr="003E1D4D">
        <w:rPr>
          <w:i/>
          <w:iCs/>
        </w:rPr>
        <w:fldChar w:fldCharType="separate"/>
      </w:r>
      <w:r w:rsidR="005733C8">
        <w:rPr>
          <w:i/>
          <w:iCs/>
          <w:noProof/>
        </w:rPr>
        <w:t>9</w:t>
      </w:r>
      <w:r w:rsidRPr="003E1D4D">
        <w:fldChar w:fldCharType="end"/>
      </w:r>
      <w:r w:rsidRPr="003E1D4D">
        <w:rPr>
          <w:i/>
          <w:iCs/>
        </w:rPr>
        <w:t xml:space="preserve"> highlight of the results page.</w:t>
      </w:r>
    </w:p>
    <w:p w14:paraId="5AA5E5D9" w14:textId="77777777" w:rsidR="007467FB" w:rsidRDefault="007467FB" w:rsidP="007467FB">
      <w:pPr>
        <w:spacing w:after="160" w:line="259" w:lineRule="auto"/>
        <w:jc w:val="left"/>
      </w:pPr>
      <w:r>
        <w:lastRenderedPageBreak/>
        <w:br w:type="page"/>
      </w:r>
    </w:p>
    <w:p w14:paraId="296F9CB6" w14:textId="77777777" w:rsidR="007467FB" w:rsidRDefault="007467FB" w:rsidP="007467FB">
      <w:pPr>
        <w:pStyle w:val="Heading1"/>
      </w:pPr>
      <w:bookmarkStart w:id="72" w:name="_Toc195173455"/>
      <w:r>
        <w:lastRenderedPageBreak/>
        <w:t>Example Workflow #2: Coniston</w:t>
      </w:r>
      <w:bookmarkEnd w:id="72"/>
    </w:p>
    <w:p w14:paraId="39DBB4A7" w14:textId="77777777" w:rsidR="007467FB" w:rsidRPr="00BA49F8" w:rsidRDefault="007467FB" w:rsidP="007467FB">
      <w:pPr>
        <w:pStyle w:val="Heading3"/>
      </w:pPr>
      <w:bookmarkStart w:id="73" w:name="_Toc195173456"/>
      <w:r w:rsidRPr="00BA49F8">
        <w:t>Step 1: Create New Project.</w:t>
      </w:r>
      <w:bookmarkEnd w:id="73"/>
      <w:r w:rsidRPr="00BA49F8">
        <w:t xml:space="preserve">  </w:t>
      </w:r>
    </w:p>
    <w:p w14:paraId="3CAE4FE6" w14:textId="77777777" w:rsidR="007467FB" w:rsidRPr="00BA49F8" w:rsidRDefault="007467FB" w:rsidP="007467FB">
      <w:pPr>
        <w:pStyle w:val="BodyText"/>
      </w:pPr>
      <w:r w:rsidRPr="00BA49F8">
        <w:t>This step tracks information about the project, including model setup.  There are four model setup scenarios:</w:t>
      </w:r>
    </w:p>
    <w:p w14:paraId="063BED3F" w14:textId="77777777" w:rsidR="007467FB" w:rsidRPr="00BA49F8" w:rsidRDefault="007467FB" w:rsidP="005733C8">
      <w:pPr>
        <w:pStyle w:val="BodyText"/>
        <w:numPr>
          <w:ilvl w:val="0"/>
          <w:numId w:val="15"/>
        </w:numPr>
      </w:pPr>
      <w:r w:rsidRPr="00BA49F8">
        <w:t xml:space="preserve"> Specified single unit, survival only</w:t>
      </w:r>
    </w:p>
    <w:p w14:paraId="44093053" w14:textId="77777777" w:rsidR="007467FB" w:rsidRPr="00BA49F8" w:rsidRDefault="007467FB" w:rsidP="005733C8">
      <w:pPr>
        <w:pStyle w:val="BodyText"/>
        <w:numPr>
          <w:ilvl w:val="0"/>
          <w:numId w:val="15"/>
        </w:numPr>
      </w:pPr>
      <w:r w:rsidRPr="00BA49F8">
        <w:t>Specified single unit, simulated entrainment with survival, no movement</w:t>
      </w:r>
    </w:p>
    <w:p w14:paraId="2F8FC0F6" w14:textId="77777777" w:rsidR="007467FB" w:rsidRPr="00BA49F8" w:rsidRDefault="007467FB" w:rsidP="005733C8">
      <w:pPr>
        <w:pStyle w:val="BodyText"/>
        <w:numPr>
          <w:ilvl w:val="0"/>
          <w:numId w:val="15"/>
        </w:numPr>
      </w:pPr>
      <w:r w:rsidRPr="00BA49F8">
        <w:t>Single powerhouse with movement, simulated entrainment with survival</w:t>
      </w:r>
    </w:p>
    <w:p w14:paraId="38EA6AEB" w14:textId="77777777" w:rsidR="007467FB" w:rsidRPr="00BA49F8" w:rsidRDefault="007467FB" w:rsidP="005733C8">
      <w:pPr>
        <w:pStyle w:val="BodyText"/>
        <w:numPr>
          <w:ilvl w:val="0"/>
          <w:numId w:val="15"/>
        </w:numPr>
      </w:pPr>
      <w:r w:rsidRPr="00BA49F8">
        <w:t>Multiple dependent powerhouses with movement, simulated entrainment with survival</w:t>
      </w:r>
    </w:p>
    <w:p w14:paraId="14149323" w14:textId="77777777" w:rsidR="007467FB" w:rsidRPr="00BA49F8" w:rsidRDefault="007467FB" w:rsidP="007467FB">
      <w:pPr>
        <w:pStyle w:val="BodyText"/>
      </w:pPr>
      <w:r w:rsidRPr="00BA49F8">
        <w:t>For the first two model setups, the only model location is the unit itself, therefore every fish that is simulated is routed through the unit.  For the single powerhouse and multiple powerhouses setups, fish ‘follow the flow’ and are routed through or around the generating station.</w:t>
      </w:r>
    </w:p>
    <w:p w14:paraId="745D706A" w14:textId="77777777" w:rsidR="007467FB" w:rsidRPr="00BA49F8" w:rsidRDefault="007467FB" w:rsidP="007467FB">
      <w:pPr>
        <w:pStyle w:val="BodyText"/>
      </w:pPr>
      <w:r w:rsidRPr="00BA49F8">
        <w:rPr>
          <w:noProof/>
        </w:rPr>
        <w:lastRenderedPageBreak/>
        <w:drawing>
          <wp:inline distT="0" distB="0" distL="0" distR="0" wp14:anchorId="4E1FA8CF" wp14:editId="2F9BFBB8">
            <wp:extent cx="4918476" cy="5307330"/>
            <wp:effectExtent l="0" t="0" r="0" b="7620"/>
            <wp:docPr id="879665733"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65733" name="Picture 1" descr="A screenshot of a project&#10;&#10;AI-generated content may be incorrect."/>
                    <pic:cNvPicPr/>
                  </pic:nvPicPr>
                  <pic:blipFill>
                    <a:blip r:embed="rId50"/>
                    <a:stretch>
                      <a:fillRect/>
                    </a:stretch>
                  </pic:blipFill>
                  <pic:spPr>
                    <a:xfrm>
                      <a:off x="0" y="0"/>
                      <a:ext cx="4930109" cy="5319883"/>
                    </a:xfrm>
                    <a:prstGeom prst="rect">
                      <a:avLst/>
                    </a:prstGeom>
                  </pic:spPr>
                </pic:pic>
              </a:graphicData>
            </a:graphic>
          </wp:inline>
        </w:drawing>
      </w:r>
    </w:p>
    <w:p w14:paraId="3FAE9662" w14:textId="524F443C" w:rsidR="007467FB" w:rsidRDefault="007467FB" w:rsidP="007467FB">
      <w:pPr>
        <w:pStyle w:val="BodyText"/>
        <w:rPr>
          <w:i/>
          <w:iCs/>
        </w:rPr>
      </w:pPr>
      <w:r w:rsidRPr="00BA49F8">
        <w:rPr>
          <w:i/>
          <w:iCs/>
        </w:rPr>
        <w:t xml:space="preserve">Figure </w:t>
      </w:r>
      <w:r w:rsidRPr="00BA49F8">
        <w:rPr>
          <w:i/>
          <w:iCs/>
        </w:rPr>
        <w:fldChar w:fldCharType="begin"/>
      </w:r>
      <w:r w:rsidRPr="00BA49F8">
        <w:rPr>
          <w:i/>
          <w:iCs/>
        </w:rPr>
        <w:instrText xml:space="preserve"> SEQ Figure \* ARABIC </w:instrText>
      </w:r>
      <w:r w:rsidRPr="00BA49F8">
        <w:rPr>
          <w:i/>
          <w:iCs/>
        </w:rPr>
        <w:fldChar w:fldCharType="separate"/>
      </w:r>
      <w:r w:rsidR="005733C8">
        <w:rPr>
          <w:i/>
          <w:iCs/>
          <w:noProof/>
        </w:rPr>
        <w:t>10</w:t>
      </w:r>
      <w:r w:rsidRPr="00BA49F8">
        <w:fldChar w:fldCharType="end"/>
      </w:r>
      <w:r w:rsidRPr="00BA49F8">
        <w:rPr>
          <w:i/>
          <w:iCs/>
        </w:rPr>
        <w:t xml:space="preserve"> Create new project step, once satisfied press create project.</w:t>
      </w:r>
    </w:p>
    <w:p w14:paraId="27CBFB74" w14:textId="77777777" w:rsidR="007467FB" w:rsidRDefault="007467FB" w:rsidP="007467FB">
      <w:pPr>
        <w:pStyle w:val="BodyText"/>
        <w:rPr>
          <w:i/>
          <w:iCs/>
        </w:rPr>
      </w:pPr>
    </w:p>
    <w:p w14:paraId="00B97E12" w14:textId="77777777" w:rsidR="00760950" w:rsidRDefault="00760950" w:rsidP="007467FB">
      <w:pPr>
        <w:pStyle w:val="BodyText"/>
        <w:rPr>
          <w:i/>
          <w:iCs/>
        </w:rPr>
      </w:pPr>
    </w:p>
    <w:p w14:paraId="7546B50F" w14:textId="77777777" w:rsidR="00760950" w:rsidRDefault="00760950" w:rsidP="007467FB">
      <w:pPr>
        <w:pStyle w:val="BodyText"/>
        <w:rPr>
          <w:i/>
          <w:iCs/>
        </w:rPr>
      </w:pPr>
    </w:p>
    <w:p w14:paraId="0092B8A7" w14:textId="77777777" w:rsidR="00760950" w:rsidRDefault="00760950" w:rsidP="007467FB">
      <w:pPr>
        <w:pStyle w:val="BodyText"/>
        <w:rPr>
          <w:i/>
          <w:iCs/>
        </w:rPr>
      </w:pPr>
    </w:p>
    <w:p w14:paraId="4860B5D0" w14:textId="77777777" w:rsidR="00760950" w:rsidRPr="00BA49F8" w:rsidRDefault="00760950" w:rsidP="007467FB">
      <w:pPr>
        <w:pStyle w:val="BodyText"/>
        <w:rPr>
          <w:i/>
          <w:iCs/>
        </w:rPr>
      </w:pPr>
    </w:p>
    <w:p w14:paraId="577A606A" w14:textId="77777777" w:rsidR="007467FB" w:rsidRPr="00BA49F8" w:rsidRDefault="007467FB" w:rsidP="007467FB">
      <w:pPr>
        <w:pStyle w:val="Heading3"/>
      </w:pPr>
      <w:bookmarkStart w:id="74" w:name="_Toc195173457"/>
      <w:r w:rsidRPr="00BA49F8">
        <w:lastRenderedPageBreak/>
        <w:t>Step 2: Flow Scenarios</w:t>
      </w:r>
      <w:bookmarkEnd w:id="74"/>
    </w:p>
    <w:p w14:paraId="0CD1A318" w14:textId="77777777" w:rsidR="007467FB" w:rsidRPr="00BA49F8" w:rsidRDefault="007467FB" w:rsidP="007467FB">
      <w:pPr>
        <w:pStyle w:val="BodyText"/>
      </w:pPr>
      <w:r w:rsidRPr="00BA49F8">
        <w:t xml:space="preserve">The website only allows for 1 flow scenario or season and 1 species.  For this step, we will choose Hydrograph as the Scenario Type and then enter a scenario name, number and season designation.  The number is arbitrary and is a holdover from the spreadsheet. Then, simply copy and paste the hydrograph data from a spreadsheet.  Note, you can paste the entire year, it doesn’t need to correspond to your modeled season.  </w:t>
      </w:r>
    </w:p>
    <w:p w14:paraId="616A885D" w14:textId="77777777" w:rsidR="007467FB" w:rsidRPr="00BA49F8" w:rsidRDefault="007467FB" w:rsidP="007467FB">
      <w:pPr>
        <w:pStyle w:val="BodyText"/>
      </w:pPr>
      <w:r w:rsidRPr="00BA49F8">
        <w:rPr>
          <w:noProof/>
        </w:rPr>
        <w:drawing>
          <wp:inline distT="0" distB="0" distL="0" distR="0" wp14:anchorId="0E14989D" wp14:editId="3C06616E">
            <wp:extent cx="5708525" cy="6029325"/>
            <wp:effectExtent l="0" t="0" r="6985" b="0"/>
            <wp:docPr id="1428277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77510" name="Picture 1" descr="A screenshot of a computer&#10;&#10;AI-generated content may be incorrect."/>
                    <pic:cNvPicPr/>
                  </pic:nvPicPr>
                  <pic:blipFill>
                    <a:blip r:embed="rId51"/>
                    <a:stretch>
                      <a:fillRect/>
                    </a:stretch>
                  </pic:blipFill>
                  <pic:spPr>
                    <a:xfrm>
                      <a:off x="0" y="0"/>
                      <a:ext cx="5709818" cy="6030691"/>
                    </a:xfrm>
                    <a:prstGeom prst="rect">
                      <a:avLst/>
                    </a:prstGeom>
                  </pic:spPr>
                </pic:pic>
              </a:graphicData>
            </a:graphic>
          </wp:inline>
        </w:drawing>
      </w:r>
    </w:p>
    <w:p w14:paraId="4EFE3DE9" w14:textId="4730C6B9" w:rsidR="007467FB" w:rsidRDefault="007467FB" w:rsidP="007467FB">
      <w:pPr>
        <w:pStyle w:val="BodyText"/>
        <w:rPr>
          <w:i/>
          <w:iCs/>
        </w:rPr>
      </w:pPr>
      <w:r w:rsidRPr="00BA49F8">
        <w:rPr>
          <w:i/>
          <w:iCs/>
        </w:rPr>
        <w:t xml:space="preserve">Figure </w:t>
      </w:r>
      <w:r w:rsidRPr="00BA49F8">
        <w:rPr>
          <w:i/>
          <w:iCs/>
        </w:rPr>
        <w:fldChar w:fldCharType="begin"/>
      </w:r>
      <w:r w:rsidRPr="00BA49F8">
        <w:rPr>
          <w:i/>
          <w:iCs/>
        </w:rPr>
        <w:instrText xml:space="preserve"> SEQ Figure \* ARABIC </w:instrText>
      </w:r>
      <w:r w:rsidRPr="00BA49F8">
        <w:rPr>
          <w:i/>
          <w:iCs/>
        </w:rPr>
        <w:fldChar w:fldCharType="separate"/>
      </w:r>
      <w:r w:rsidR="005733C8">
        <w:rPr>
          <w:i/>
          <w:iCs/>
          <w:noProof/>
        </w:rPr>
        <w:t>11</w:t>
      </w:r>
      <w:r w:rsidRPr="00BA49F8">
        <w:fldChar w:fldCharType="end"/>
      </w:r>
      <w:r w:rsidRPr="00BA49F8">
        <w:rPr>
          <w:i/>
          <w:iCs/>
        </w:rPr>
        <w:t xml:space="preserve"> Flow scenarios page.  Don’t enter the hydrograph by hand, copy and paste from a spreadsheet.  Once satisfied click Save Flow Scenario.</w:t>
      </w:r>
    </w:p>
    <w:p w14:paraId="0A9A0397" w14:textId="77777777" w:rsidR="007467FB" w:rsidRPr="00BA49F8" w:rsidRDefault="007467FB" w:rsidP="007467FB">
      <w:pPr>
        <w:pStyle w:val="BodyText"/>
        <w:rPr>
          <w:i/>
          <w:iCs/>
        </w:rPr>
      </w:pPr>
    </w:p>
    <w:p w14:paraId="51887991" w14:textId="77777777" w:rsidR="007467FB" w:rsidRPr="00BA49F8" w:rsidRDefault="007467FB" w:rsidP="007467FB">
      <w:pPr>
        <w:pStyle w:val="Heading3"/>
      </w:pPr>
      <w:bookmarkStart w:id="75" w:name="_Toc195173458"/>
      <w:r w:rsidRPr="00BA49F8">
        <w:t>Step 3: Facilities</w:t>
      </w:r>
      <w:bookmarkEnd w:id="75"/>
    </w:p>
    <w:p w14:paraId="7BAC94FA" w14:textId="77777777" w:rsidR="007467FB" w:rsidRPr="00BA49F8" w:rsidRDefault="007467FB" w:rsidP="007467FB">
      <w:pPr>
        <w:pStyle w:val="BodyText"/>
      </w:pPr>
      <w:r w:rsidRPr="00BA49F8">
        <w:t>The facilities page contains information about the facilities in the simulation, i.e. the generating stations.  There are multiple fields on this form that become un-editable depending upon the modeling scenario you set up in the previous step.  For our choice, we have the ability to alter the number of units, however there can only be 1 facility.  For Station 1, there is only 1 unit.  Note the blue question marks, hover over them for more information.  Once you are satisfied with your choices, press Save Facilities and move on to the next step.</w:t>
      </w:r>
    </w:p>
    <w:p w14:paraId="26DC2AD7" w14:textId="77777777" w:rsidR="007467FB" w:rsidRPr="00BA49F8" w:rsidRDefault="007467FB" w:rsidP="007467FB">
      <w:pPr>
        <w:pStyle w:val="BodyText"/>
      </w:pPr>
      <w:r w:rsidRPr="00BA49F8">
        <w:rPr>
          <w:noProof/>
        </w:rPr>
        <w:drawing>
          <wp:inline distT="0" distB="0" distL="0" distR="0" wp14:anchorId="043D06C3" wp14:editId="343925B5">
            <wp:extent cx="5943600" cy="5161915"/>
            <wp:effectExtent l="0" t="0" r="0" b="635"/>
            <wp:docPr id="242085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85648" name="Picture 1" descr="A screenshot of a computer&#10;&#10;AI-generated content may be incorrect."/>
                    <pic:cNvPicPr/>
                  </pic:nvPicPr>
                  <pic:blipFill>
                    <a:blip r:embed="rId52"/>
                    <a:stretch>
                      <a:fillRect/>
                    </a:stretch>
                  </pic:blipFill>
                  <pic:spPr>
                    <a:xfrm>
                      <a:off x="0" y="0"/>
                      <a:ext cx="5943600" cy="5161915"/>
                    </a:xfrm>
                    <a:prstGeom prst="rect">
                      <a:avLst/>
                    </a:prstGeom>
                  </pic:spPr>
                </pic:pic>
              </a:graphicData>
            </a:graphic>
          </wp:inline>
        </w:drawing>
      </w:r>
    </w:p>
    <w:p w14:paraId="676442DC" w14:textId="5EBBF2F7" w:rsidR="007467FB" w:rsidRPr="00BA49F8" w:rsidRDefault="007467FB" w:rsidP="007467FB">
      <w:pPr>
        <w:pStyle w:val="BodyText"/>
        <w:rPr>
          <w:i/>
          <w:iCs/>
        </w:rPr>
      </w:pPr>
      <w:r w:rsidRPr="00BA49F8">
        <w:rPr>
          <w:i/>
          <w:iCs/>
        </w:rPr>
        <w:t xml:space="preserve">Figure </w:t>
      </w:r>
      <w:r w:rsidRPr="00BA49F8">
        <w:rPr>
          <w:i/>
          <w:iCs/>
        </w:rPr>
        <w:fldChar w:fldCharType="begin"/>
      </w:r>
      <w:r w:rsidRPr="00BA49F8">
        <w:rPr>
          <w:i/>
          <w:iCs/>
        </w:rPr>
        <w:instrText xml:space="preserve"> SEQ Figure \* ARABIC </w:instrText>
      </w:r>
      <w:r w:rsidRPr="00BA49F8">
        <w:rPr>
          <w:i/>
          <w:iCs/>
        </w:rPr>
        <w:fldChar w:fldCharType="separate"/>
      </w:r>
      <w:r w:rsidR="005733C8">
        <w:rPr>
          <w:i/>
          <w:iCs/>
          <w:noProof/>
        </w:rPr>
        <w:t>12</w:t>
      </w:r>
      <w:r w:rsidRPr="00BA49F8">
        <w:fldChar w:fldCharType="end"/>
      </w:r>
      <w:r w:rsidRPr="00BA49F8">
        <w:rPr>
          <w:i/>
          <w:iCs/>
        </w:rPr>
        <w:t xml:space="preserve"> Facilities page with data for Station 1.  </w:t>
      </w:r>
    </w:p>
    <w:p w14:paraId="0C65DA13" w14:textId="77777777" w:rsidR="007467FB" w:rsidRPr="00BA49F8" w:rsidRDefault="007467FB" w:rsidP="007467FB">
      <w:pPr>
        <w:pStyle w:val="BodyText"/>
      </w:pPr>
    </w:p>
    <w:p w14:paraId="3A6BD0D0" w14:textId="77777777" w:rsidR="007467FB" w:rsidRPr="00BA49F8" w:rsidRDefault="007467FB" w:rsidP="007467FB">
      <w:pPr>
        <w:pStyle w:val="BodyText"/>
      </w:pPr>
    </w:p>
    <w:p w14:paraId="55368118" w14:textId="77777777" w:rsidR="007467FB" w:rsidRPr="00BA49F8" w:rsidRDefault="007467FB" w:rsidP="007467FB">
      <w:pPr>
        <w:pStyle w:val="BodyText"/>
      </w:pPr>
    </w:p>
    <w:p w14:paraId="27036524" w14:textId="77777777" w:rsidR="007467FB" w:rsidRPr="00BA49F8" w:rsidRDefault="007467FB" w:rsidP="007467FB">
      <w:pPr>
        <w:pStyle w:val="Heading3"/>
      </w:pPr>
      <w:bookmarkStart w:id="76" w:name="_Toc195173459"/>
      <w:r w:rsidRPr="00BA49F8">
        <w:t>Step 4: Unit Parameters</w:t>
      </w:r>
      <w:bookmarkEnd w:id="76"/>
    </w:p>
    <w:p w14:paraId="484BCD60" w14:textId="2EA84D1B" w:rsidR="007467FB" w:rsidRPr="00BA49F8" w:rsidRDefault="007467FB" w:rsidP="007467FB">
      <w:pPr>
        <w:pStyle w:val="BodyText"/>
      </w:pPr>
      <w:r w:rsidRPr="00BA49F8">
        <w:t>You will enter unit parameters on this page.  Depending upon the number of units indicated on the previous page, you may or may not see multiple Station – Unit controls.  Expand on the first and enter information for Station 1 (see figure below).  You will note three boxes.  The top left describes basic unit parameters, like the type of runner and intake velocity (note we split the difference).  The bottom left box contains parameters for the Barotrauma model.  All units are in meters.  If the model has more than 1 unit</w:t>
      </w:r>
      <w:r w:rsidR="003C6B47">
        <w:t xml:space="preserve"> (in this example we have 2)</w:t>
      </w:r>
      <w:r w:rsidRPr="00BA49F8">
        <w:t xml:space="preserve">, subsequent units have an option to import parameters from the previous unit.  If they are identical units, </w:t>
      </w:r>
      <w:r w:rsidR="00E6098F">
        <w:t xml:space="preserve">you can click on the blue “Copy From Previous Unit” button to automatically populate the fields in the subsequent unit using the data from the </w:t>
      </w:r>
      <w:r w:rsidR="00E07B61">
        <w:t>previous unit</w:t>
      </w:r>
      <w:r w:rsidR="00E6098F">
        <w:t>.</w:t>
      </w:r>
    </w:p>
    <w:p w14:paraId="1F12B7AA" w14:textId="77777777" w:rsidR="007467FB" w:rsidRPr="00BA49F8" w:rsidRDefault="007467FB" w:rsidP="007467FB">
      <w:pPr>
        <w:pStyle w:val="BodyText"/>
      </w:pPr>
      <w:r w:rsidRPr="00BA49F8">
        <w:rPr>
          <w:noProof/>
        </w:rPr>
        <w:drawing>
          <wp:inline distT="0" distB="0" distL="0" distR="0" wp14:anchorId="0F685372" wp14:editId="4335A946">
            <wp:extent cx="5582961" cy="4600575"/>
            <wp:effectExtent l="0" t="0" r="0" b="0"/>
            <wp:docPr id="30258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8978" name="Picture 1" descr="A screenshot of a computer&#10;&#10;AI-generated content may be incorrect."/>
                    <pic:cNvPicPr/>
                  </pic:nvPicPr>
                  <pic:blipFill>
                    <a:blip r:embed="rId53"/>
                    <a:stretch>
                      <a:fillRect/>
                    </a:stretch>
                  </pic:blipFill>
                  <pic:spPr>
                    <a:xfrm>
                      <a:off x="0" y="0"/>
                      <a:ext cx="5583002" cy="4600609"/>
                    </a:xfrm>
                    <a:prstGeom prst="rect">
                      <a:avLst/>
                    </a:prstGeom>
                  </pic:spPr>
                </pic:pic>
              </a:graphicData>
            </a:graphic>
          </wp:inline>
        </w:drawing>
      </w:r>
    </w:p>
    <w:p w14:paraId="2C1CBBCB" w14:textId="6C16C61D" w:rsidR="007467FB" w:rsidRDefault="007467FB" w:rsidP="007467FB">
      <w:pPr>
        <w:pStyle w:val="BodyText"/>
        <w:rPr>
          <w:i/>
          <w:iCs/>
        </w:rPr>
      </w:pPr>
      <w:r w:rsidRPr="00BA49F8">
        <w:rPr>
          <w:i/>
          <w:iCs/>
        </w:rPr>
        <w:lastRenderedPageBreak/>
        <w:t xml:space="preserve">Figure </w:t>
      </w:r>
      <w:r w:rsidRPr="00BA49F8">
        <w:rPr>
          <w:i/>
          <w:iCs/>
        </w:rPr>
        <w:fldChar w:fldCharType="begin"/>
      </w:r>
      <w:r w:rsidRPr="00BA49F8">
        <w:rPr>
          <w:i/>
          <w:iCs/>
        </w:rPr>
        <w:instrText xml:space="preserve"> SEQ Figure \* ARABIC </w:instrText>
      </w:r>
      <w:r w:rsidRPr="00BA49F8">
        <w:rPr>
          <w:i/>
          <w:iCs/>
        </w:rPr>
        <w:fldChar w:fldCharType="separate"/>
      </w:r>
      <w:r w:rsidR="00E6098F">
        <w:rPr>
          <w:i/>
          <w:iCs/>
          <w:noProof/>
        </w:rPr>
        <w:t>13</w:t>
      </w:r>
      <w:r w:rsidRPr="00BA49F8">
        <w:fldChar w:fldCharType="end"/>
      </w:r>
      <w:r w:rsidRPr="00BA49F8">
        <w:rPr>
          <w:i/>
          <w:iCs/>
        </w:rPr>
        <w:t xml:space="preserve"> Unit parameters page containing information on the type of unit and its specifications.  </w:t>
      </w:r>
    </w:p>
    <w:p w14:paraId="32A11701" w14:textId="77777777" w:rsidR="00E6098F" w:rsidRDefault="00E6098F" w:rsidP="007467FB">
      <w:pPr>
        <w:pStyle w:val="BodyText"/>
        <w:rPr>
          <w:i/>
          <w:iCs/>
        </w:rPr>
      </w:pPr>
    </w:p>
    <w:p w14:paraId="5A2BA1D0" w14:textId="23A75F30" w:rsidR="00E6098F" w:rsidRPr="00BA49F8" w:rsidRDefault="00E6098F" w:rsidP="007467FB">
      <w:pPr>
        <w:pStyle w:val="BodyText"/>
        <w:rPr>
          <w:i/>
          <w:iCs/>
        </w:rPr>
      </w:pPr>
      <w:r>
        <w:rPr>
          <w:noProof/>
        </w:rPr>
        <w:drawing>
          <wp:inline distT="0" distB="0" distL="0" distR="0" wp14:anchorId="5C338899" wp14:editId="0D691000">
            <wp:extent cx="6180798" cy="2695492"/>
            <wp:effectExtent l="0" t="0" r="0" b="0"/>
            <wp:docPr id="134245033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50338" name="Picture 2" descr="A screenshot of a computer&#10;&#10;AI-generated content may be incorrect."/>
                    <pic:cNvPicPr>
                      <a:picLocks noChangeAspect="1" noChangeArrowheads="1"/>
                    </pic:cNvPicPr>
                  </pic:nvPicPr>
                  <pic:blipFill rotWithShape="1">
                    <a:blip r:embed="rId54">
                      <a:extLst>
                        <a:ext uri="{28A0092B-C50C-407E-A947-70E740481C1C}">
                          <a14:useLocalDpi xmlns:a14="http://schemas.microsoft.com/office/drawing/2010/main" val="0"/>
                        </a:ext>
                      </a:extLst>
                    </a:blip>
                    <a:srcRect t="13548" b="8980"/>
                    <a:stretch/>
                  </pic:blipFill>
                  <pic:spPr bwMode="auto">
                    <a:xfrm>
                      <a:off x="0" y="0"/>
                      <a:ext cx="6191165" cy="2700013"/>
                    </a:xfrm>
                    <a:prstGeom prst="rect">
                      <a:avLst/>
                    </a:prstGeom>
                    <a:noFill/>
                    <a:ln>
                      <a:noFill/>
                    </a:ln>
                    <a:extLst>
                      <a:ext uri="{53640926-AAD7-44D8-BBD7-CCE9431645EC}">
                        <a14:shadowObscured xmlns:a14="http://schemas.microsoft.com/office/drawing/2010/main"/>
                      </a:ext>
                    </a:extLst>
                  </pic:spPr>
                </pic:pic>
              </a:graphicData>
            </a:graphic>
          </wp:inline>
        </w:drawing>
      </w:r>
    </w:p>
    <w:p w14:paraId="261CC7AD" w14:textId="0EE5285A" w:rsidR="00E6098F" w:rsidRPr="00E6098F" w:rsidRDefault="00E6098F" w:rsidP="00E6098F">
      <w:pPr>
        <w:pStyle w:val="BodyText"/>
        <w:rPr>
          <w:i/>
          <w:iCs/>
        </w:rPr>
      </w:pPr>
      <w:r w:rsidRPr="00E6098F">
        <w:rPr>
          <w:i/>
          <w:iCs/>
        </w:rPr>
        <w:t xml:space="preserve">Figure </w:t>
      </w:r>
      <w:r w:rsidRPr="00E6098F">
        <w:rPr>
          <w:i/>
          <w:iCs/>
        </w:rPr>
        <w:fldChar w:fldCharType="begin"/>
      </w:r>
      <w:r w:rsidRPr="00E6098F">
        <w:rPr>
          <w:i/>
          <w:iCs/>
        </w:rPr>
        <w:instrText xml:space="preserve"> SEQ Figure \* ARABIC </w:instrText>
      </w:r>
      <w:r w:rsidRPr="00E6098F">
        <w:rPr>
          <w:i/>
          <w:iCs/>
        </w:rPr>
        <w:fldChar w:fldCharType="separate"/>
      </w:r>
      <w:r>
        <w:rPr>
          <w:i/>
          <w:iCs/>
          <w:noProof/>
        </w:rPr>
        <w:t>14</w:t>
      </w:r>
      <w:r w:rsidRPr="00E6098F">
        <w:fldChar w:fldCharType="end"/>
      </w:r>
      <w:r w:rsidRPr="00E6098F">
        <w:rPr>
          <w:i/>
          <w:iCs/>
        </w:rPr>
        <w:t xml:space="preserve"> Unit parameters page containing information on the type of unit and its specifications</w:t>
      </w:r>
      <w:r>
        <w:rPr>
          <w:i/>
          <w:iCs/>
        </w:rPr>
        <w:t xml:space="preserve"> Copied from the first unit using the blue “Copy From Previous Unit” button outlined here in red.</w:t>
      </w:r>
      <w:r w:rsidRPr="00E6098F">
        <w:rPr>
          <w:i/>
          <w:iCs/>
        </w:rPr>
        <w:t xml:space="preserve">  </w:t>
      </w:r>
    </w:p>
    <w:p w14:paraId="655D15B6" w14:textId="77777777" w:rsidR="007467FB" w:rsidRPr="00BA49F8" w:rsidRDefault="007467FB" w:rsidP="007467FB">
      <w:pPr>
        <w:pStyle w:val="BodyText"/>
      </w:pPr>
    </w:p>
    <w:p w14:paraId="3F16E572" w14:textId="77777777" w:rsidR="007467FB" w:rsidRDefault="007467FB" w:rsidP="007467FB">
      <w:pPr>
        <w:pStyle w:val="BodyText"/>
      </w:pPr>
    </w:p>
    <w:p w14:paraId="615D0C04" w14:textId="77777777" w:rsidR="00760950" w:rsidRDefault="00760950" w:rsidP="007467FB">
      <w:pPr>
        <w:pStyle w:val="BodyText"/>
      </w:pPr>
    </w:p>
    <w:p w14:paraId="30140DEC" w14:textId="77777777" w:rsidR="00760950" w:rsidRDefault="00760950" w:rsidP="007467FB">
      <w:pPr>
        <w:pStyle w:val="BodyText"/>
      </w:pPr>
    </w:p>
    <w:p w14:paraId="23A9EB5B" w14:textId="77777777" w:rsidR="00760950" w:rsidRDefault="00760950" w:rsidP="007467FB">
      <w:pPr>
        <w:pStyle w:val="BodyText"/>
      </w:pPr>
    </w:p>
    <w:p w14:paraId="0014E159" w14:textId="77777777" w:rsidR="00760950" w:rsidRDefault="00760950" w:rsidP="007467FB">
      <w:pPr>
        <w:pStyle w:val="BodyText"/>
      </w:pPr>
    </w:p>
    <w:p w14:paraId="7F35CC97" w14:textId="77777777" w:rsidR="00760950" w:rsidRDefault="00760950" w:rsidP="007467FB">
      <w:pPr>
        <w:pStyle w:val="BodyText"/>
      </w:pPr>
    </w:p>
    <w:p w14:paraId="23DEDB85" w14:textId="77777777" w:rsidR="00760950" w:rsidRPr="00BA49F8" w:rsidRDefault="00760950" w:rsidP="007467FB">
      <w:pPr>
        <w:pStyle w:val="BodyText"/>
      </w:pPr>
    </w:p>
    <w:p w14:paraId="6C6D29B1" w14:textId="77777777" w:rsidR="007467FB" w:rsidRPr="00BA49F8" w:rsidRDefault="007467FB" w:rsidP="007467FB">
      <w:pPr>
        <w:pStyle w:val="Heading3"/>
      </w:pPr>
      <w:bookmarkStart w:id="77" w:name="_Toc195173460"/>
      <w:r w:rsidRPr="00BA49F8">
        <w:lastRenderedPageBreak/>
        <w:t>Step 5: Operating Scenarios</w:t>
      </w:r>
      <w:bookmarkEnd w:id="77"/>
    </w:p>
    <w:p w14:paraId="32E55EFE" w14:textId="77777777" w:rsidR="007467FB" w:rsidRPr="00BA49F8" w:rsidRDefault="007467FB" w:rsidP="007467FB">
      <w:pPr>
        <w:pStyle w:val="BodyText"/>
      </w:pPr>
      <w:r w:rsidRPr="00BA49F8">
        <w:t>The operating scenarios page contains data on how each unit is operated.  For Run of River facilities, the end user has the ability to enter the number of hours each unit is operated per day.  However, the form will change depending upon the number of units in the simulation and the type of operation.  Peaking and Pumped Storage facilities have the ability to model for a set number of hours per day or simulated with a distribution fit to actual operations data.  For Station 1, we have 1 unit operating 24 hours per day.</w:t>
      </w:r>
    </w:p>
    <w:p w14:paraId="2479FB22" w14:textId="77777777" w:rsidR="007467FB" w:rsidRPr="00BA49F8" w:rsidRDefault="007467FB" w:rsidP="007467FB">
      <w:pPr>
        <w:pStyle w:val="BodyText"/>
      </w:pPr>
      <w:r w:rsidRPr="00BA49F8">
        <w:rPr>
          <w:noProof/>
        </w:rPr>
        <w:drawing>
          <wp:inline distT="0" distB="0" distL="0" distR="0" wp14:anchorId="69ECA600" wp14:editId="36A941EA">
            <wp:extent cx="5943600" cy="3439160"/>
            <wp:effectExtent l="0" t="0" r="0" b="8890"/>
            <wp:docPr id="868209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09952" name="Picture 1" descr="A screenshot of a computer&#10;&#10;AI-generated content may be incorrect."/>
                    <pic:cNvPicPr/>
                  </pic:nvPicPr>
                  <pic:blipFill>
                    <a:blip r:embed="rId55"/>
                    <a:stretch>
                      <a:fillRect/>
                    </a:stretch>
                  </pic:blipFill>
                  <pic:spPr>
                    <a:xfrm>
                      <a:off x="0" y="0"/>
                      <a:ext cx="5943600" cy="3439160"/>
                    </a:xfrm>
                    <a:prstGeom prst="rect">
                      <a:avLst/>
                    </a:prstGeom>
                  </pic:spPr>
                </pic:pic>
              </a:graphicData>
            </a:graphic>
          </wp:inline>
        </w:drawing>
      </w:r>
    </w:p>
    <w:p w14:paraId="76A41E6A" w14:textId="77777777" w:rsidR="007467FB" w:rsidRPr="00BA49F8" w:rsidRDefault="007467FB" w:rsidP="007467FB">
      <w:pPr>
        <w:pStyle w:val="BodyText"/>
      </w:pPr>
    </w:p>
    <w:p w14:paraId="112FCB43" w14:textId="77777777" w:rsidR="007467FB" w:rsidRPr="00BA49F8" w:rsidRDefault="007467FB" w:rsidP="007467FB">
      <w:pPr>
        <w:pStyle w:val="Heading3"/>
      </w:pPr>
      <w:bookmarkStart w:id="78" w:name="_Toc195173461"/>
      <w:r w:rsidRPr="00BA49F8">
        <w:t>Step 6: Migratory Route Creation</w:t>
      </w:r>
      <w:bookmarkEnd w:id="78"/>
    </w:p>
    <w:p w14:paraId="71957B77" w14:textId="77777777" w:rsidR="007467FB" w:rsidRPr="00BA49F8" w:rsidRDefault="007467FB" w:rsidP="007467FB">
      <w:pPr>
        <w:pStyle w:val="BodyText"/>
      </w:pPr>
      <w:r w:rsidRPr="00BA49F8">
        <w:t xml:space="preserve">This step is fun, interactive, and requires a bit of artistic expression.  It has to be though, because every hydroelectric generating station is different, and we need a model that is flexible enough to handle all of them.  This page creates the migratory route that all simulated fish will move through during the simulation.  All models, with the exception of Single Specified Unit models require a Start Node and an End Node.  Note, you have two buttons for those location types.  The Start Node is a green circle while the End Node is a red octagon.  Take the defaults and press ok.  Then we have the ability to add an interior node and a unit node.  Interior nodes are every place in your migratory network that you want to model – other than a turbine runner.  For our example, we have entered spillway </w:t>
      </w:r>
      <w:r w:rsidRPr="00BA49F8">
        <w:lastRenderedPageBreak/>
        <w:t>and accepted the defaults.  Then, we added a Unit Node.  We only have one unit, but we need to grab it from the drop down as well as choose a unit type.  In this case Kaplan.  Finally we add Edges.  Edges will always move from the Start Node to the End Node.  Note that the spillway and Unit 1 are between the Start and End.  Therefore, the first Edge will connect the Start Node to the Spillway.  You do so by first clicking on the Start Node and then the spillway node.  Then we will create an edge from the Start Node to Unit 1.  Next, we need to create two more edges connecting the spillway to the End Node and Unit 1 to the End Node.  If you made a mistake, you can click on objects and delete them with the delete key.  There is no limit to the amount of nodes and edges in your simulation, but they must make sense and always be oriented downstream.</w:t>
      </w:r>
    </w:p>
    <w:p w14:paraId="0EAE71EE" w14:textId="77777777" w:rsidR="007467FB" w:rsidRPr="00BA49F8" w:rsidRDefault="007467FB" w:rsidP="007467FB">
      <w:pPr>
        <w:pStyle w:val="BodyText"/>
      </w:pPr>
      <w:r w:rsidRPr="00BA49F8">
        <w:rPr>
          <w:noProof/>
        </w:rPr>
        <w:drawing>
          <wp:inline distT="0" distB="0" distL="0" distR="0" wp14:anchorId="165287C6" wp14:editId="772F81A1">
            <wp:extent cx="5943600" cy="3196742"/>
            <wp:effectExtent l="0" t="0" r="0" b="3810"/>
            <wp:docPr id="1421052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52821" name="Picture 1" descr="A screenshot of a computer&#10;&#10;AI-generated content may be incorrect."/>
                    <pic:cNvPicPr/>
                  </pic:nvPicPr>
                  <pic:blipFill rotWithShape="1">
                    <a:blip r:embed="rId56"/>
                    <a:srcRect b="19232"/>
                    <a:stretch/>
                  </pic:blipFill>
                  <pic:spPr bwMode="auto">
                    <a:xfrm>
                      <a:off x="0" y="0"/>
                      <a:ext cx="5943600" cy="3196742"/>
                    </a:xfrm>
                    <a:prstGeom prst="rect">
                      <a:avLst/>
                    </a:prstGeom>
                    <a:ln>
                      <a:noFill/>
                    </a:ln>
                    <a:extLst>
                      <a:ext uri="{53640926-AAD7-44D8-BBD7-CCE9431645EC}">
                        <a14:shadowObscured xmlns:a14="http://schemas.microsoft.com/office/drawing/2010/main"/>
                      </a:ext>
                    </a:extLst>
                  </pic:spPr>
                </pic:pic>
              </a:graphicData>
            </a:graphic>
          </wp:inline>
        </w:drawing>
      </w:r>
    </w:p>
    <w:p w14:paraId="555567F0" w14:textId="77777777" w:rsidR="007467FB" w:rsidRDefault="007467FB" w:rsidP="007467FB">
      <w:pPr>
        <w:pStyle w:val="BodyText"/>
        <w:rPr>
          <w:i/>
          <w:iCs/>
        </w:rPr>
      </w:pPr>
      <w:r w:rsidRPr="00BA49F8">
        <w:rPr>
          <w:i/>
          <w:iCs/>
        </w:rPr>
        <w:t xml:space="preserve">Figure </w:t>
      </w:r>
      <w:r w:rsidRPr="00BA49F8">
        <w:rPr>
          <w:i/>
          <w:iCs/>
        </w:rPr>
        <w:fldChar w:fldCharType="begin"/>
      </w:r>
      <w:r w:rsidRPr="00BA49F8">
        <w:rPr>
          <w:i/>
          <w:iCs/>
        </w:rPr>
        <w:instrText xml:space="preserve"> SEQ Figure \* ARABIC </w:instrText>
      </w:r>
      <w:r w:rsidRPr="00BA49F8">
        <w:rPr>
          <w:i/>
          <w:iCs/>
        </w:rPr>
        <w:fldChar w:fldCharType="separate"/>
      </w:r>
      <w:r w:rsidRPr="00BA49F8">
        <w:rPr>
          <w:i/>
          <w:iCs/>
        </w:rPr>
        <w:t>5</w:t>
      </w:r>
      <w:r w:rsidRPr="00BA49F8">
        <w:fldChar w:fldCharType="end"/>
      </w:r>
      <w:r w:rsidRPr="00BA49F8">
        <w:rPr>
          <w:i/>
          <w:iCs/>
        </w:rPr>
        <w:t xml:space="preserve"> Migratory Route Creation.  The Station 1 model has 4 nodes, our two required, and then two more for the places in our model we will be simulating survival.  Note movement is upstream to downstream.  Make sure you save the graph before moving on!</w:t>
      </w:r>
    </w:p>
    <w:p w14:paraId="4849CA70" w14:textId="77777777" w:rsidR="00760950" w:rsidRDefault="00760950" w:rsidP="007467FB">
      <w:pPr>
        <w:pStyle w:val="BodyText"/>
        <w:rPr>
          <w:i/>
          <w:iCs/>
        </w:rPr>
      </w:pPr>
    </w:p>
    <w:p w14:paraId="335D51AB" w14:textId="77777777" w:rsidR="00760950" w:rsidRDefault="00760950" w:rsidP="007467FB">
      <w:pPr>
        <w:pStyle w:val="BodyText"/>
        <w:rPr>
          <w:i/>
          <w:iCs/>
        </w:rPr>
      </w:pPr>
    </w:p>
    <w:p w14:paraId="420E60A5" w14:textId="77777777" w:rsidR="00760950" w:rsidRPr="00BA49F8" w:rsidRDefault="00760950" w:rsidP="007467FB">
      <w:pPr>
        <w:pStyle w:val="BodyText"/>
        <w:rPr>
          <w:i/>
          <w:iCs/>
        </w:rPr>
      </w:pPr>
    </w:p>
    <w:p w14:paraId="48815008" w14:textId="77777777" w:rsidR="007467FB" w:rsidRPr="00BA49F8" w:rsidRDefault="007467FB" w:rsidP="007467FB">
      <w:pPr>
        <w:pStyle w:val="Heading3"/>
      </w:pPr>
      <w:bookmarkStart w:id="79" w:name="_Toc195173462"/>
      <w:r w:rsidRPr="00BA49F8">
        <w:lastRenderedPageBreak/>
        <w:t>Step 7: Population Parameters</w:t>
      </w:r>
      <w:bookmarkEnd w:id="79"/>
      <w:r w:rsidRPr="00BA49F8">
        <w:t xml:space="preserve"> </w:t>
      </w:r>
    </w:p>
    <w:p w14:paraId="23E827B0" w14:textId="013A7C8C" w:rsidR="007467FB" w:rsidRPr="00BA49F8" w:rsidRDefault="007467FB" w:rsidP="007467FB">
      <w:pPr>
        <w:pStyle w:val="BodyText"/>
      </w:pPr>
      <w:r w:rsidRPr="00BA49F8">
        <w:t>This is another large form with a lot of information.  However, many fields are entered with pull down lists.  In this model, we will simulate the genus</w:t>
      </w:r>
      <w:r w:rsidR="005733C8">
        <w:t xml:space="preserve"> </w:t>
      </w:r>
      <w:r>
        <w:t>Catostomus</w:t>
      </w:r>
      <w:r w:rsidRPr="00BA49F8">
        <w:t xml:space="preserve">.  Note we have two unfamiliar fields, Vertical Habitat, and Swim Bladder Type.  Our species of interest are benthic with a physoclistous swim bladder.  Next, we will choose to simulate an </w:t>
      </w:r>
      <w:r w:rsidRPr="00BA49F8">
        <w:rPr>
          <w:b/>
          <w:bCs/>
          <w:i/>
          <w:iCs/>
        </w:rPr>
        <w:t>Entrainment Event</w:t>
      </w:r>
      <w:r w:rsidRPr="00BA49F8">
        <w:t xml:space="preserve"> with </w:t>
      </w:r>
      <w:r w:rsidRPr="00BA49F8">
        <w:rPr>
          <w:b/>
          <w:bCs/>
          <w:i/>
          <w:iCs/>
        </w:rPr>
        <w:t>Modeled Rates</w:t>
      </w:r>
      <w:r w:rsidRPr="00BA49F8">
        <w:t xml:space="preserve">.  Once those choices are made, the end user can choose among a library of pre fit entrainment rates.  The end user could enter their own distributions should they choose.  Note, there is also a field for Ucrit, which is required to assess impingement risk.  You can turn to Katapodis and Gervais (2012) for an appropriate measure for your species.  </w:t>
      </w:r>
    </w:p>
    <w:p w14:paraId="1C474A2E" w14:textId="77777777" w:rsidR="007467FB" w:rsidRPr="00BA49F8" w:rsidRDefault="007467FB" w:rsidP="007467FB">
      <w:pPr>
        <w:pStyle w:val="BodyText"/>
      </w:pPr>
      <w:r w:rsidRPr="00BA49F8">
        <w:rPr>
          <w:noProof/>
        </w:rPr>
        <w:drawing>
          <wp:inline distT="0" distB="0" distL="0" distR="0" wp14:anchorId="748D015C" wp14:editId="7021DF67">
            <wp:extent cx="5456181" cy="5238750"/>
            <wp:effectExtent l="0" t="0" r="0" b="0"/>
            <wp:docPr id="1588504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04980" name="Picture 1" descr="A screenshot of a computer&#10;&#10;AI-generated content may be incorrect."/>
                    <pic:cNvPicPr/>
                  </pic:nvPicPr>
                  <pic:blipFill>
                    <a:blip r:embed="rId57"/>
                    <a:stretch>
                      <a:fillRect/>
                    </a:stretch>
                  </pic:blipFill>
                  <pic:spPr>
                    <a:xfrm>
                      <a:off x="0" y="0"/>
                      <a:ext cx="5458043" cy="5240538"/>
                    </a:xfrm>
                    <a:prstGeom prst="rect">
                      <a:avLst/>
                    </a:prstGeom>
                  </pic:spPr>
                </pic:pic>
              </a:graphicData>
            </a:graphic>
          </wp:inline>
        </w:drawing>
      </w:r>
    </w:p>
    <w:p w14:paraId="75F585DF" w14:textId="0A2F556F" w:rsidR="007467FB" w:rsidRPr="00BA49F8" w:rsidRDefault="007467FB" w:rsidP="007467FB">
      <w:pPr>
        <w:pStyle w:val="BodyText"/>
        <w:rPr>
          <w:i/>
          <w:iCs/>
        </w:rPr>
      </w:pPr>
      <w:r w:rsidRPr="00BA49F8">
        <w:rPr>
          <w:i/>
          <w:iCs/>
        </w:rPr>
        <w:t xml:space="preserve">Figure </w:t>
      </w:r>
      <w:r w:rsidRPr="00BA49F8">
        <w:rPr>
          <w:i/>
          <w:iCs/>
        </w:rPr>
        <w:fldChar w:fldCharType="begin"/>
      </w:r>
      <w:r w:rsidRPr="00BA49F8">
        <w:rPr>
          <w:i/>
          <w:iCs/>
        </w:rPr>
        <w:instrText xml:space="preserve"> SEQ Figure \* ARABIC </w:instrText>
      </w:r>
      <w:r w:rsidRPr="00BA49F8">
        <w:rPr>
          <w:i/>
          <w:iCs/>
        </w:rPr>
        <w:fldChar w:fldCharType="separate"/>
      </w:r>
      <w:r w:rsidR="005733C8">
        <w:rPr>
          <w:i/>
          <w:iCs/>
          <w:noProof/>
        </w:rPr>
        <w:t>16</w:t>
      </w:r>
      <w:r w:rsidRPr="00BA49F8">
        <w:fldChar w:fldCharType="end"/>
      </w:r>
      <w:r w:rsidRPr="00BA49F8">
        <w:rPr>
          <w:i/>
          <w:iCs/>
        </w:rPr>
        <w:t xml:space="preserve"> population parameters for the model simulating the genus </w:t>
      </w:r>
      <w:r>
        <w:rPr>
          <w:i/>
          <w:iCs/>
        </w:rPr>
        <w:t xml:space="preserve">Catostomus </w:t>
      </w:r>
      <w:r w:rsidRPr="00BA49F8">
        <w:rPr>
          <w:i/>
          <w:iCs/>
        </w:rPr>
        <w:t xml:space="preserve">in winter at Station 1.  </w:t>
      </w:r>
    </w:p>
    <w:p w14:paraId="671DC0EF" w14:textId="77777777" w:rsidR="007467FB" w:rsidRPr="00BA49F8" w:rsidRDefault="007467FB" w:rsidP="007467FB">
      <w:pPr>
        <w:pStyle w:val="Heading3"/>
      </w:pPr>
      <w:bookmarkStart w:id="80" w:name="_Toc195173463"/>
      <w:r w:rsidRPr="00BA49F8">
        <w:lastRenderedPageBreak/>
        <w:t>Step 7: Model Setup Summary</w:t>
      </w:r>
      <w:bookmarkEnd w:id="80"/>
    </w:p>
    <w:p w14:paraId="7B7F73A7" w14:textId="77777777" w:rsidR="007467FB" w:rsidRPr="00BA49F8" w:rsidRDefault="007467FB" w:rsidP="007467FB">
      <w:pPr>
        <w:pStyle w:val="BodyText"/>
      </w:pPr>
      <w:r w:rsidRPr="00BA49F8">
        <w:t xml:space="preserve">There is no data entry required on this page, but it is suggested that you expand each tab and examine the information entered into the forms.  If you are unhappy with any choices, hit the Edit button to go back to the page.  Once satisfied, press the big red button.  </w:t>
      </w:r>
    </w:p>
    <w:p w14:paraId="6384BDE9" w14:textId="77777777" w:rsidR="007467FB" w:rsidRPr="00BA49F8" w:rsidRDefault="007467FB" w:rsidP="007467FB">
      <w:pPr>
        <w:pStyle w:val="BodyText"/>
      </w:pPr>
      <w:r w:rsidRPr="00BA49F8">
        <w:rPr>
          <w:noProof/>
        </w:rPr>
        <w:drawing>
          <wp:inline distT="0" distB="0" distL="0" distR="0" wp14:anchorId="475CAE90" wp14:editId="49A1B1DD">
            <wp:extent cx="5943600" cy="4692015"/>
            <wp:effectExtent l="0" t="0" r="0" b="0"/>
            <wp:docPr id="1862573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73273" name="Picture 1" descr="A screenshot of a computer&#10;&#10;AI-generated content may be incorrect."/>
                    <pic:cNvPicPr/>
                  </pic:nvPicPr>
                  <pic:blipFill>
                    <a:blip r:embed="rId45"/>
                    <a:stretch>
                      <a:fillRect/>
                    </a:stretch>
                  </pic:blipFill>
                  <pic:spPr>
                    <a:xfrm>
                      <a:off x="0" y="0"/>
                      <a:ext cx="5943600" cy="4692015"/>
                    </a:xfrm>
                    <a:prstGeom prst="rect">
                      <a:avLst/>
                    </a:prstGeom>
                  </pic:spPr>
                </pic:pic>
              </a:graphicData>
            </a:graphic>
          </wp:inline>
        </w:drawing>
      </w:r>
    </w:p>
    <w:p w14:paraId="76767160" w14:textId="1C728DC3" w:rsidR="007467FB" w:rsidRPr="00BA49F8" w:rsidRDefault="007467FB" w:rsidP="007467FB">
      <w:pPr>
        <w:pStyle w:val="BodyText"/>
        <w:rPr>
          <w:i/>
          <w:iCs/>
        </w:rPr>
      </w:pPr>
      <w:r w:rsidRPr="00BA49F8">
        <w:rPr>
          <w:i/>
          <w:iCs/>
        </w:rPr>
        <w:t xml:space="preserve">Figure </w:t>
      </w:r>
      <w:r w:rsidRPr="00BA49F8">
        <w:rPr>
          <w:i/>
          <w:iCs/>
        </w:rPr>
        <w:fldChar w:fldCharType="begin"/>
      </w:r>
      <w:r w:rsidRPr="00BA49F8">
        <w:rPr>
          <w:i/>
          <w:iCs/>
        </w:rPr>
        <w:instrText xml:space="preserve"> SEQ Figure \* ARABIC </w:instrText>
      </w:r>
      <w:r w:rsidRPr="00BA49F8">
        <w:rPr>
          <w:i/>
          <w:iCs/>
        </w:rPr>
        <w:fldChar w:fldCharType="separate"/>
      </w:r>
      <w:r w:rsidR="005733C8">
        <w:rPr>
          <w:i/>
          <w:iCs/>
          <w:noProof/>
        </w:rPr>
        <w:t>17</w:t>
      </w:r>
      <w:r w:rsidRPr="00BA49F8">
        <w:fldChar w:fldCharType="end"/>
      </w:r>
      <w:r w:rsidRPr="00BA49F8">
        <w:rPr>
          <w:i/>
          <w:iCs/>
        </w:rPr>
        <w:t xml:space="preserve"> when you are satisfied with your model entries, press the big red button</w:t>
      </w:r>
    </w:p>
    <w:p w14:paraId="38E878FF" w14:textId="77777777" w:rsidR="007467FB" w:rsidRPr="00BA49F8" w:rsidRDefault="007467FB" w:rsidP="007467FB">
      <w:pPr>
        <w:pStyle w:val="BodyText"/>
      </w:pPr>
    </w:p>
    <w:p w14:paraId="497691B3" w14:textId="77777777" w:rsidR="007467FB" w:rsidRPr="00BA49F8" w:rsidRDefault="007467FB" w:rsidP="007467FB">
      <w:pPr>
        <w:pStyle w:val="BodyText"/>
      </w:pPr>
    </w:p>
    <w:p w14:paraId="64C0494E" w14:textId="77777777" w:rsidR="007467FB" w:rsidRPr="00BA49F8" w:rsidRDefault="007467FB" w:rsidP="007467FB">
      <w:pPr>
        <w:pStyle w:val="BodyText"/>
      </w:pPr>
    </w:p>
    <w:p w14:paraId="3FC927E7" w14:textId="77777777" w:rsidR="007467FB" w:rsidRPr="00BA49F8" w:rsidRDefault="007467FB" w:rsidP="007467FB">
      <w:pPr>
        <w:pStyle w:val="BodyText"/>
      </w:pPr>
    </w:p>
    <w:p w14:paraId="230C9858" w14:textId="77777777" w:rsidR="007467FB" w:rsidRPr="00BA49F8" w:rsidRDefault="007467FB" w:rsidP="007467FB">
      <w:pPr>
        <w:pStyle w:val="BodyText"/>
      </w:pPr>
    </w:p>
    <w:p w14:paraId="353D3020" w14:textId="77777777" w:rsidR="007467FB" w:rsidRPr="00BA49F8" w:rsidRDefault="007467FB" w:rsidP="007467FB">
      <w:pPr>
        <w:pStyle w:val="BodyText"/>
      </w:pPr>
    </w:p>
    <w:p w14:paraId="076C1265" w14:textId="77777777" w:rsidR="007467FB" w:rsidRPr="00BA49F8" w:rsidRDefault="007467FB" w:rsidP="007467FB">
      <w:pPr>
        <w:pStyle w:val="BodyText"/>
      </w:pPr>
    </w:p>
    <w:p w14:paraId="580A6D34" w14:textId="77777777" w:rsidR="007467FB" w:rsidRPr="00BA49F8" w:rsidRDefault="007467FB" w:rsidP="007467FB">
      <w:pPr>
        <w:pStyle w:val="Heading3"/>
      </w:pPr>
      <w:bookmarkStart w:id="81" w:name="_Toc195173464"/>
      <w:r w:rsidRPr="00BA49F8">
        <w:t>Step 8: Simulation Progress</w:t>
      </w:r>
      <w:bookmarkEnd w:id="81"/>
    </w:p>
    <w:p w14:paraId="230C4CCB" w14:textId="77777777" w:rsidR="007467FB" w:rsidRPr="00BA49F8" w:rsidRDefault="007467FB" w:rsidP="007467FB">
      <w:pPr>
        <w:pStyle w:val="BodyText"/>
      </w:pPr>
      <w:r w:rsidRPr="00BA49F8">
        <w:t xml:space="preserve">The only thing you need to do is sit back and watch the iterations go by.  The simulation we just set up should take about 5 minutes to run.  Once complete, there will be some text output, and a button to view the final results.  Should something go wrong during a simulation, an error message will appear.  Please take a screenshot and send it to </w:t>
      </w:r>
      <w:hyperlink r:id="rId58" w:history="1">
        <w:r w:rsidRPr="00BA49F8">
          <w:rPr>
            <w:rStyle w:val="Hyperlink"/>
          </w:rPr>
          <w:t>kevin.nebiolo@kleinschmidt.com</w:t>
        </w:r>
      </w:hyperlink>
      <w:r w:rsidRPr="00BA49F8">
        <w:t xml:space="preserve"> .  Note, depending upon your station’s discharge and species of interest, large populations can be simulated.  This will affect run time.  If you see “…waiting for logs”, there is a large population.  If you feel like it is stuck, send to </w:t>
      </w:r>
      <w:hyperlink r:id="rId59" w:history="1">
        <w:r w:rsidRPr="00BA49F8">
          <w:rPr>
            <w:rStyle w:val="Hyperlink"/>
          </w:rPr>
          <w:t>kevin.nebiolo@kleinschmidt.com</w:t>
        </w:r>
      </w:hyperlink>
      <w:r w:rsidRPr="00BA49F8">
        <w:t xml:space="preserve"> and I can diagnose the issue from the back end.  But note, some iterations may take considerable time.</w:t>
      </w:r>
    </w:p>
    <w:p w14:paraId="29EAC69D" w14:textId="77777777" w:rsidR="007467FB" w:rsidRPr="00BA49F8" w:rsidRDefault="007467FB" w:rsidP="007467FB">
      <w:pPr>
        <w:pStyle w:val="BodyText"/>
      </w:pPr>
      <w:r w:rsidRPr="00BA49F8">
        <w:rPr>
          <w:noProof/>
        </w:rPr>
        <w:drawing>
          <wp:inline distT="0" distB="0" distL="0" distR="0" wp14:anchorId="5B31462C" wp14:editId="0C5DEC7D">
            <wp:extent cx="5943600" cy="3206750"/>
            <wp:effectExtent l="0" t="0" r="0" b="0"/>
            <wp:docPr id="16920083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08326" name="Picture 1" descr="A screen shot of a computer&#10;&#10;AI-generated content may be incorrect."/>
                    <pic:cNvPicPr/>
                  </pic:nvPicPr>
                  <pic:blipFill rotWithShape="1">
                    <a:blip r:embed="rId48"/>
                    <a:srcRect b="15959"/>
                    <a:stretch/>
                  </pic:blipFill>
                  <pic:spPr bwMode="auto">
                    <a:xfrm>
                      <a:off x="0" y="0"/>
                      <a:ext cx="5943600" cy="3206750"/>
                    </a:xfrm>
                    <a:prstGeom prst="rect">
                      <a:avLst/>
                    </a:prstGeom>
                    <a:ln>
                      <a:noFill/>
                    </a:ln>
                    <a:extLst>
                      <a:ext uri="{53640926-AAD7-44D8-BBD7-CCE9431645EC}">
                        <a14:shadowObscured xmlns:a14="http://schemas.microsoft.com/office/drawing/2010/main"/>
                      </a:ext>
                    </a:extLst>
                  </pic:spPr>
                </pic:pic>
              </a:graphicData>
            </a:graphic>
          </wp:inline>
        </w:drawing>
      </w:r>
    </w:p>
    <w:p w14:paraId="2ED237B9" w14:textId="5245A158" w:rsidR="007467FB" w:rsidRPr="00BA49F8" w:rsidRDefault="007467FB" w:rsidP="007467FB">
      <w:pPr>
        <w:pStyle w:val="BodyText"/>
        <w:rPr>
          <w:i/>
          <w:iCs/>
        </w:rPr>
      </w:pPr>
      <w:r w:rsidRPr="00BA49F8">
        <w:rPr>
          <w:i/>
          <w:iCs/>
        </w:rPr>
        <w:t xml:space="preserve">Figure </w:t>
      </w:r>
      <w:r w:rsidRPr="00BA49F8">
        <w:rPr>
          <w:i/>
          <w:iCs/>
        </w:rPr>
        <w:fldChar w:fldCharType="begin"/>
      </w:r>
      <w:r w:rsidRPr="00BA49F8">
        <w:rPr>
          <w:i/>
          <w:iCs/>
        </w:rPr>
        <w:instrText xml:space="preserve"> SEQ Figure \* ARABIC </w:instrText>
      </w:r>
      <w:r w:rsidRPr="00BA49F8">
        <w:rPr>
          <w:i/>
          <w:iCs/>
        </w:rPr>
        <w:fldChar w:fldCharType="separate"/>
      </w:r>
      <w:r w:rsidR="005733C8">
        <w:rPr>
          <w:i/>
          <w:iCs/>
          <w:noProof/>
        </w:rPr>
        <w:t>18</w:t>
      </w:r>
      <w:r w:rsidRPr="00BA49F8">
        <w:fldChar w:fldCharType="end"/>
      </w:r>
      <w:r w:rsidRPr="00BA49F8">
        <w:rPr>
          <w:i/>
          <w:iCs/>
        </w:rPr>
        <w:t xml:space="preserve"> Simulation progress page during a simulation.  When complete you will </w:t>
      </w:r>
    </w:p>
    <w:p w14:paraId="51B08102" w14:textId="77777777" w:rsidR="007467FB" w:rsidRPr="00BA49F8" w:rsidRDefault="007467FB" w:rsidP="007467FB">
      <w:pPr>
        <w:pStyle w:val="BodyText"/>
      </w:pPr>
    </w:p>
    <w:p w14:paraId="7B520A88" w14:textId="77777777" w:rsidR="007467FB" w:rsidRPr="00BA49F8" w:rsidRDefault="007467FB" w:rsidP="007467FB">
      <w:pPr>
        <w:pStyle w:val="BodyText"/>
      </w:pPr>
    </w:p>
    <w:p w14:paraId="156AF753" w14:textId="77777777" w:rsidR="007467FB" w:rsidRPr="00BA49F8" w:rsidRDefault="007467FB" w:rsidP="007467FB">
      <w:pPr>
        <w:pStyle w:val="BodyText"/>
      </w:pPr>
    </w:p>
    <w:p w14:paraId="439EDEA1" w14:textId="77777777" w:rsidR="007467FB" w:rsidRPr="00BA49F8" w:rsidRDefault="007467FB" w:rsidP="007467FB">
      <w:pPr>
        <w:pStyle w:val="BodyText"/>
      </w:pPr>
    </w:p>
    <w:p w14:paraId="40CF9829" w14:textId="77777777" w:rsidR="007467FB" w:rsidRPr="00BA49F8" w:rsidRDefault="007467FB" w:rsidP="007467FB">
      <w:pPr>
        <w:pStyle w:val="Heading3"/>
      </w:pPr>
      <w:r>
        <w:t xml:space="preserve"> </w:t>
      </w:r>
      <w:bookmarkStart w:id="82" w:name="_Toc195173465"/>
      <w:r w:rsidRPr="00BA49F8">
        <w:t>Step 9: Examine Results</w:t>
      </w:r>
      <w:bookmarkEnd w:id="82"/>
    </w:p>
    <w:p w14:paraId="770D3648" w14:textId="3791A743" w:rsidR="007467FB" w:rsidRPr="00BA49F8" w:rsidRDefault="007467FB" w:rsidP="007467FB">
      <w:pPr>
        <w:pStyle w:val="BodyText"/>
      </w:pPr>
      <w:r w:rsidRPr="00BA49F8">
        <w:t>We simulated the worst-case scenario, a benthic acclimated genus with a physoclistous swim bladder that experiences latent mortality events.  Feel free to right click and save as on any graphic.  There is a download report button on the bottom left of the page, press that and you will get a zip file that contains all of the data that was created during your session.  And remember, when you are done, click on the link to the home page at the top of the report and logout.  This will empty out your session data and eliminate the chance that data from prior simulations will corrupt future simulations.</w:t>
      </w:r>
    </w:p>
    <w:p w14:paraId="50E85CBE" w14:textId="77777777" w:rsidR="007467FB" w:rsidRPr="00BA49F8" w:rsidRDefault="007467FB" w:rsidP="007467FB">
      <w:pPr>
        <w:pStyle w:val="BodyText"/>
      </w:pPr>
      <w:r w:rsidRPr="00BA49F8">
        <w:rPr>
          <w:noProof/>
        </w:rPr>
        <w:drawing>
          <wp:inline distT="0" distB="0" distL="0" distR="0" wp14:anchorId="0A463D79" wp14:editId="036568C0">
            <wp:extent cx="5388689" cy="5438775"/>
            <wp:effectExtent l="0" t="0" r="2540" b="0"/>
            <wp:docPr id="131531945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19456" name="Picture 1" descr="A screenshot of a graph&#10;&#10;AI-generated content may be incorrect."/>
                    <pic:cNvPicPr/>
                  </pic:nvPicPr>
                  <pic:blipFill>
                    <a:blip r:embed="rId60"/>
                    <a:stretch>
                      <a:fillRect/>
                    </a:stretch>
                  </pic:blipFill>
                  <pic:spPr>
                    <a:xfrm>
                      <a:off x="0" y="0"/>
                      <a:ext cx="5392762" cy="5442886"/>
                    </a:xfrm>
                    <a:prstGeom prst="rect">
                      <a:avLst/>
                    </a:prstGeom>
                  </pic:spPr>
                </pic:pic>
              </a:graphicData>
            </a:graphic>
          </wp:inline>
        </w:drawing>
      </w:r>
    </w:p>
    <w:p w14:paraId="7D3AD723" w14:textId="77777777" w:rsidR="007467FB" w:rsidRPr="00BA49F8" w:rsidRDefault="007467FB" w:rsidP="007467FB">
      <w:pPr>
        <w:pStyle w:val="BodyText"/>
        <w:rPr>
          <w:i/>
          <w:iCs/>
        </w:rPr>
      </w:pPr>
      <w:r w:rsidRPr="00BA49F8">
        <w:rPr>
          <w:i/>
          <w:iCs/>
        </w:rPr>
        <w:t xml:space="preserve">Figure </w:t>
      </w:r>
      <w:r w:rsidRPr="00BA49F8">
        <w:rPr>
          <w:i/>
          <w:iCs/>
        </w:rPr>
        <w:fldChar w:fldCharType="begin"/>
      </w:r>
      <w:r w:rsidRPr="00BA49F8">
        <w:rPr>
          <w:i/>
          <w:iCs/>
        </w:rPr>
        <w:instrText xml:space="preserve"> SEQ Figure \* ARABIC </w:instrText>
      </w:r>
      <w:r w:rsidRPr="00BA49F8">
        <w:rPr>
          <w:i/>
          <w:iCs/>
        </w:rPr>
        <w:fldChar w:fldCharType="separate"/>
      </w:r>
      <w:r w:rsidRPr="00BA49F8">
        <w:rPr>
          <w:i/>
          <w:iCs/>
        </w:rPr>
        <w:t>9</w:t>
      </w:r>
      <w:r w:rsidRPr="00BA49F8">
        <w:fldChar w:fldCharType="end"/>
      </w:r>
      <w:r w:rsidRPr="00BA49F8">
        <w:rPr>
          <w:i/>
          <w:iCs/>
        </w:rPr>
        <w:t xml:space="preserve"> highlight of the results page.</w:t>
      </w:r>
    </w:p>
    <w:sectPr w:rsidR="007467FB" w:rsidRPr="00BA49F8" w:rsidSect="00CD19E4">
      <w:headerReference w:type="default" r:id="rId61"/>
      <w:footerReference w:type="default" r:id="rId62"/>
      <w:pgSz w:w="12240" w:h="15840"/>
      <w:pgMar w:top="1152" w:right="1440" w:bottom="1152"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Michelle Lavictoire" w:date="2025-04-17T06:13:00Z" w:initials="ML">
    <w:p w14:paraId="74B144C0" w14:textId="2D2131C7" w:rsidR="007F4434" w:rsidRDefault="007F4434">
      <w:pPr>
        <w:pStyle w:val="CommentText"/>
      </w:pPr>
      <w:r>
        <w:rPr>
          <w:rStyle w:val="CommentReference"/>
        </w:rPr>
        <w:annotationRef/>
      </w:r>
      <w:r>
        <w:t>Please specify if it is the velocity through the racks or the approach velocity</w:t>
      </w:r>
    </w:p>
  </w:comment>
  <w:comment w:id="20" w:author="Rudolph, Rich (DFO/MPO)" w:date="2025-04-17T08:34:00Z" w:initials="RR">
    <w:p w14:paraId="56D86003" w14:textId="77777777" w:rsidR="00D46E03" w:rsidRDefault="00D46E03" w:rsidP="00D46E03">
      <w:pPr>
        <w:pStyle w:val="CommentText"/>
        <w:jc w:val="left"/>
      </w:pPr>
      <w:r>
        <w:rPr>
          <w:rStyle w:val="CommentReference"/>
        </w:rPr>
        <w:annotationRef/>
      </w:r>
      <w:r>
        <w:t>How is the estimated number of large entrainment produced? Is there always 1 large event predicted with each simulation?</w:t>
      </w:r>
    </w:p>
  </w:comment>
  <w:comment w:id="21" w:author="Kevin Nebiolo" w:date="2025-05-20T09:23:00Z" w:initials="KN">
    <w:p w14:paraId="70F8C1EC" w14:textId="77777777" w:rsidR="00813607" w:rsidRDefault="00813607" w:rsidP="00813607">
      <w:pPr>
        <w:pStyle w:val="CommentText"/>
        <w:jc w:val="left"/>
      </w:pPr>
      <w:r>
        <w:rPr>
          <w:rStyle w:val="CommentReference"/>
        </w:rPr>
        <w:annotationRef/>
      </w:r>
      <w:r>
        <w:t>Large events will occur in the simulation at the same rate they occur in the in the dataset.  Entrainment is a function of discharge, and the higher the discharge, the larger the entrainment rate.  Therefore, large entrainment rates (fish per million cubic meters) that coincide with high discharges will produce even larger entrainment events.</w:t>
      </w:r>
    </w:p>
  </w:comment>
  <w:comment w:id="23" w:author="Rudolph, Rich (DFO/MPO)" w:date="2025-04-17T08:40:00Z" w:initials="RR">
    <w:p w14:paraId="4C5F2494" w14:textId="3F358A55" w:rsidR="00D46E03" w:rsidRDefault="00D46E03" w:rsidP="00D46E03">
      <w:pPr>
        <w:pStyle w:val="CommentText"/>
        <w:jc w:val="left"/>
      </w:pPr>
      <w:r>
        <w:rPr>
          <w:rStyle w:val="CommentReference"/>
        </w:rPr>
        <w:annotationRef/>
      </w:r>
      <w:r>
        <w:t>My understanding was that only one species could be run for each simulation.</w:t>
      </w:r>
    </w:p>
  </w:comment>
  <w:comment w:id="24" w:author="Kevin Nebiolo" w:date="2025-05-20T09:26:00Z" w:initials="KN">
    <w:p w14:paraId="23B08ECE" w14:textId="77777777" w:rsidR="00813607" w:rsidRDefault="00813607" w:rsidP="00813607">
      <w:pPr>
        <w:pStyle w:val="CommentText"/>
        <w:jc w:val="left"/>
      </w:pPr>
      <w:r>
        <w:rPr>
          <w:rStyle w:val="CommentReference"/>
        </w:rPr>
        <w:annotationRef/>
      </w:r>
      <w:r>
        <w:t xml:space="preserve">The website can only run 1 species and flow scenario at a time.  The input spreadsheet can run multiple species and multiple flow scenarios.  To set the website up with that functionality would have led to significant difficulties.  </w:t>
      </w:r>
    </w:p>
  </w:comment>
  <w:comment w:id="46" w:author="Michelle Lavictoire" w:date="2025-04-17T06:24:00Z" w:initials="ML">
    <w:p w14:paraId="15B279D9" w14:textId="25D4726E" w:rsidR="00EB34F6" w:rsidRDefault="00EB34F6">
      <w:pPr>
        <w:pStyle w:val="CommentText"/>
      </w:pPr>
      <w:r>
        <w:rPr>
          <w:rStyle w:val="CommentReference"/>
        </w:rPr>
        <w:annotationRef/>
      </w:r>
      <w:r>
        <w:t xml:space="preserve">Average annual – but if you only use 3 months in the scenario then it’s the average for those 3 months?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B144C0" w15:done="1"/>
  <w15:commentEx w15:paraId="56D86003" w15:done="0"/>
  <w15:commentEx w15:paraId="70F8C1EC" w15:paraIdParent="56D86003" w15:done="0"/>
  <w15:commentEx w15:paraId="4C5F2494" w15:done="0"/>
  <w15:commentEx w15:paraId="23B08ECE" w15:paraIdParent="4C5F2494" w15:done="0"/>
  <w15:commentEx w15:paraId="15B279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7E0061" w16cex:dateUtc="2025-04-17T10:13:00Z">
    <w16cex:extLst>
      <w16:ext w16:uri="{CE6994B0-6A32-4C9F-8C6B-6E91EDA988CE}">
        <cr:reactions xmlns:cr="http://schemas.microsoft.com/office/comments/2020/reactions">
          <cr:reaction reactionType="1">
            <cr:reactionInfo dateUtc="2025-05-20T13:20:48Z">
              <cr:user userId="S::Kevin.Nebiolo@KleinschmidtGroup.com::12d9fce6-ceb5-4321-8801-707ff0f87805" userProvider="AD" userName="Kevin Nebiolo"/>
            </cr:reactionInfo>
          </cr:reaction>
        </cr:reactions>
      </w16:ext>
    </w16cex:extLst>
  </w16cex:commentExtensible>
  <w16cex:commentExtensible w16cex:durableId="2BAB3B99" w16cex:dateUtc="2025-04-17T12:34:00Z"/>
  <w16cex:commentExtensible w16cex:durableId="091266B3" w16cex:dateUtc="2025-05-20T13:23:00Z"/>
  <w16cex:commentExtensible w16cex:durableId="2BAB3D1B" w16cex:dateUtc="2025-04-17T12:40:00Z"/>
  <w16cex:commentExtensible w16cex:durableId="60B6A4A7" w16cex:dateUtc="2025-05-20T13:26:00Z"/>
  <w16cex:commentExtensible w16cex:durableId="02071657" w16cex:dateUtc="2025-04-17T1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B144C0" w16cid:durableId="517E0061"/>
  <w16cid:commentId w16cid:paraId="56D86003" w16cid:durableId="2BAB3B99"/>
  <w16cid:commentId w16cid:paraId="70F8C1EC" w16cid:durableId="091266B3"/>
  <w16cid:commentId w16cid:paraId="4C5F2494" w16cid:durableId="2BAB3D1B"/>
  <w16cid:commentId w16cid:paraId="23B08ECE" w16cid:durableId="60B6A4A7"/>
  <w16cid:commentId w16cid:paraId="15B279D9" w16cid:durableId="020716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41F52" w14:textId="77777777" w:rsidR="00A15045" w:rsidRDefault="00A15045" w:rsidP="00F312F1">
      <w:r>
        <w:separator/>
      </w:r>
    </w:p>
  </w:endnote>
  <w:endnote w:type="continuationSeparator" w:id="0">
    <w:p w14:paraId="5E097B72" w14:textId="77777777" w:rsidR="00A15045" w:rsidRDefault="00A15045" w:rsidP="00F31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3BC5" w14:textId="77777777" w:rsidR="00CD19E4" w:rsidRPr="00507418" w:rsidRDefault="00CD19E4" w:rsidP="00CD19E4">
    <w:pPr>
      <w:pStyle w:val="Footer"/>
      <w:jc w:val="center"/>
    </w:pPr>
  </w:p>
  <w:p w14:paraId="369CB17C" w14:textId="77777777" w:rsidR="00CD19E4" w:rsidRPr="00507418" w:rsidRDefault="00CD19E4" w:rsidP="00CD19E4">
    <w:pPr>
      <w:pStyle w:val="Footer"/>
      <w:pBdr>
        <w:top w:val="single" w:sz="4" w:space="1" w:color="auto"/>
      </w:pBdr>
      <w:rPr>
        <w:sz w:val="20"/>
        <w:szCs w:val="20"/>
      </w:rPr>
    </w:pPr>
    <w:r w:rsidRPr="00507418">
      <w:rPr>
        <w:sz w:val="20"/>
        <w:szCs w:val="20"/>
      </w:rPr>
      <w:t>Stryke Readme</w:t>
    </w:r>
    <w:r w:rsidRPr="00507418">
      <w:rPr>
        <w:sz w:val="20"/>
        <w:szCs w:val="20"/>
      </w:rPr>
      <w:tab/>
    </w:r>
    <w:r w:rsidRPr="00507418">
      <w:rPr>
        <w:sz w:val="20"/>
        <w:szCs w:val="20"/>
      </w:rPr>
      <w:fldChar w:fldCharType="begin"/>
    </w:r>
    <w:r w:rsidRPr="00507418">
      <w:rPr>
        <w:sz w:val="20"/>
        <w:szCs w:val="20"/>
      </w:rPr>
      <w:instrText xml:space="preserve"> PAGE   \* MERGEFORMAT </w:instrText>
    </w:r>
    <w:r w:rsidRPr="00507418">
      <w:rPr>
        <w:sz w:val="20"/>
        <w:szCs w:val="20"/>
      </w:rPr>
      <w:fldChar w:fldCharType="separate"/>
    </w:r>
    <w:r>
      <w:rPr>
        <w:sz w:val="20"/>
        <w:szCs w:val="20"/>
      </w:rPr>
      <w:t>i</w:t>
    </w:r>
    <w:r w:rsidRPr="00507418">
      <w:rPr>
        <w:sz w:val="20"/>
        <w:szCs w:val="20"/>
      </w:rPr>
      <w:fldChar w:fldCharType="end"/>
    </w:r>
    <w:r w:rsidRPr="00507418">
      <w:rPr>
        <w:sz w:val="20"/>
        <w:szCs w:val="20"/>
      </w:rPr>
      <w:tab/>
      <w:t>Kleinschmidt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B17F9" w14:textId="77777777" w:rsidR="00813891" w:rsidRPr="00507418" w:rsidRDefault="00813891" w:rsidP="00813891">
    <w:pPr>
      <w:pStyle w:val="Footer"/>
      <w:jc w:val="center"/>
    </w:pPr>
  </w:p>
  <w:p w14:paraId="3E53A930" w14:textId="32137957" w:rsidR="00813891" w:rsidRPr="00507418" w:rsidRDefault="00507418" w:rsidP="00813891">
    <w:pPr>
      <w:pStyle w:val="Footer"/>
      <w:pBdr>
        <w:top w:val="single" w:sz="4" w:space="1" w:color="auto"/>
      </w:pBdr>
      <w:rPr>
        <w:sz w:val="20"/>
        <w:szCs w:val="20"/>
      </w:rPr>
    </w:pPr>
    <w:r w:rsidRPr="00507418">
      <w:rPr>
        <w:sz w:val="20"/>
        <w:szCs w:val="20"/>
      </w:rPr>
      <w:t>Stryke Readme</w:t>
    </w:r>
    <w:r w:rsidR="00813891" w:rsidRPr="00507418">
      <w:rPr>
        <w:sz w:val="20"/>
        <w:szCs w:val="20"/>
      </w:rPr>
      <w:tab/>
    </w:r>
    <w:r w:rsidR="00813891" w:rsidRPr="00507418">
      <w:rPr>
        <w:sz w:val="20"/>
        <w:szCs w:val="20"/>
      </w:rPr>
      <w:fldChar w:fldCharType="begin"/>
    </w:r>
    <w:r w:rsidR="00813891" w:rsidRPr="00507418">
      <w:rPr>
        <w:sz w:val="20"/>
        <w:szCs w:val="20"/>
      </w:rPr>
      <w:instrText xml:space="preserve"> PAGE   \* MERGEFORMAT </w:instrText>
    </w:r>
    <w:r w:rsidR="00813891" w:rsidRPr="00507418">
      <w:rPr>
        <w:sz w:val="20"/>
        <w:szCs w:val="20"/>
      </w:rPr>
      <w:fldChar w:fldCharType="separate"/>
    </w:r>
    <w:r w:rsidR="00813891" w:rsidRPr="00507418">
      <w:rPr>
        <w:sz w:val="20"/>
        <w:szCs w:val="20"/>
      </w:rPr>
      <w:t>i</w:t>
    </w:r>
    <w:r w:rsidR="00813891" w:rsidRPr="00507418">
      <w:rPr>
        <w:sz w:val="20"/>
        <w:szCs w:val="20"/>
      </w:rPr>
      <w:fldChar w:fldCharType="end"/>
    </w:r>
    <w:r w:rsidR="00813891" w:rsidRPr="00507418">
      <w:rPr>
        <w:sz w:val="20"/>
        <w:szCs w:val="20"/>
      </w:rPr>
      <w:tab/>
      <w:t>Kleinschmidt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8527C" w14:textId="77777777" w:rsidR="00F146C2" w:rsidRPr="00507418" w:rsidRDefault="00F146C2" w:rsidP="00CD19E4">
    <w:pPr>
      <w:pStyle w:val="Footer"/>
      <w:jc w:val="center"/>
    </w:pPr>
  </w:p>
  <w:p w14:paraId="02310AE2" w14:textId="77777777" w:rsidR="00F146C2" w:rsidRPr="00507418" w:rsidRDefault="00F146C2" w:rsidP="00CD19E4">
    <w:pPr>
      <w:pStyle w:val="Footer"/>
      <w:pBdr>
        <w:top w:val="single" w:sz="4" w:space="1" w:color="auto"/>
      </w:pBdr>
      <w:rPr>
        <w:sz w:val="20"/>
        <w:szCs w:val="20"/>
      </w:rPr>
    </w:pPr>
    <w:r w:rsidRPr="00507418">
      <w:rPr>
        <w:sz w:val="20"/>
        <w:szCs w:val="20"/>
      </w:rPr>
      <w:t>Stryke Readme</w:t>
    </w:r>
    <w:r w:rsidRPr="00507418">
      <w:rPr>
        <w:sz w:val="20"/>
        <w:szCs w:val="20"/>
      </w:rPr>
      <w:tab/>
    </w:r>
    <w:r w:rsidRPr="00507418">
      <w:rPr>
        <w:sz w:val="20"/>
        <w:szCs w:val="20"/>
      </w:rPr>
      <w:fldChar w:fldCharType="begin"/>
    </w:r>
    <w:r w:rsidRPr="00507418">
      <w:rPr>
        <w:sz w:val="20"/>
        <w:szCs w:val="20"/>
      </w:rPr>
      <w:instrText xml:space="preserve"> PAGE   \* MERGEFORMAT </w:instrText>
    </w:r>
    <w:r w:rsidRPr="00507418">
      <w:rPr>
        <w:sz w:val="20"/>
        <w:szCs w:val="20"/>
      </w:rPr>
      <w:fldChar w:fldCharType="separate"/>
    </w:r>
    <w:r>
      <w:rPr>
        <w:sz w:val="20"/>
        <w:szCs w:val="20"/>
      </w:rPr>
      <w:t>1</w:t>
    </w:r>
    <w:r w:rsidRPr="00507418">
      <w:rPr>
        <w:sz w:val="20"/>
        <w:szCs w:val="20"/>
      </w:rPr>
      <w:fldChar w:fldCharType="end"/>
    </w:r>
    <w:r w:rsidRPr="00507418">
      <w:rPr>
        <w:sz w:val="20"/>
        <w:szCs w:val="20"/>
      </w:rPr>
      <w:tab/>
      <w:t>Kleinschmidt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CF18C" w14:textId="77777777" w:rsidR="00CD19E4" w:rsidRPr="00507418" w:rsidRDefault="00CD19E4" w:rsidP="00CD19E4">
    <w:pPr>
      <w:pStyle w:val="Footer"/>
      <w:jc w:val="center"/>
    </w:pPr>
  </w:p>
  <w:p w14:paraId="29BB75B5" w14:textId="77777777" w:rsidR="00CD19E4" w:rsidRPr="00507418" w:rsidRDefault="00CD19E4" w:rsidP="00CD19E4">
    <w:pPr>
      <w:pStyle w:val="Footer"/>
      <w:pBdr>
        <w:top w:val="single" w:sz="4" w:space="1" w:color="auto"/>
      </w:pBdr>
      <w:rPr>
        <w:sz w:val="20"/>
        <w:szCs w:val="20"/>
      </w:rPr>
    </w:pPr>
    <w:r w:rsidRPr="00507418">
      <w:rPr>
        <w:sz w:val="20"/>
        <w:szCs w:val="20"/>
      </w:rPr>
      <w:t>Stryke Readme</w:t>
    </w:r>
    <w:r w:rsidRPr="00507418">
      <w:rPr>
        <w:sz w:val="20"/>
        <w:szCs w:val="20"/>
      </w:rPr>
      <w:tab/>
    </w:r>
    <w:r w:rsidRPr="00507418">
      <w:rPr>
        <w:sz w:val="20"/>
        <w:szCs w:val="20"/>
      </w:rPr>
      <w:fldChar w:fldCharType="begin"/>
    </w:r>
    <w:r w:rsidRPr="00507418">
      <w:rPr>
        <w:sz w:val="20"/>
        <w:szCs w:val="20"/>
      </w:rPr>
      <w:instrText xml:space="preserve"> PAGE   \* MERGEFORMAT </w:instrText>
    </w:r>
    <w:r w:rsidRPr="00507418">
      <w:rPr>
        <w:sz w:val="20"/>
        <w:szCs w:val="20"/>
      </w:rPr>
      <w:fldChar w:fldCharType="separate"/>
    </w:r>
    <w:r>
      <w:rPr>
        <w:sz w:val="20"/>
        <w:szCs w:val="20"/>
      </w:rPr>
      <w:t>1</w:t>
    </w:r>
    <w:r w:rsidRPr="00507418">
      <w:rPr>
        <w:sz w:val="20"/>
        <w:szCs w:val="20"/>
      </w:rPr>
      <w:fldChar w:fldCharType="end"/>
    </w:r>
    <w:r w:rsidRPr="00507418">
      <w:rPr>
        <w:sz w:val="20"/>
        <w:szCs w:val="20"/>
      </w:rPr>
      <w:tab/>
      <w:t>Kleinschmidt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91250" w14:textId="77777777" w:rsidR="00A15045" w:rsidRDefault="00A15045" w:rsidP="00F312F1">
      <w:r>
        <w:separator/>
      </w:r>
    </w:p>
  </w:footnote>
  <w:footnote w:type="continuationSeparator" w:id="0">
    <w:p w14:paraId="4D1A5E04" w14:textId="77777777" w:rsidR="00A15045" w:rsidRDefault="00A15045" w:rsidP="00F312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D93BE" w14:textId="77777777" w:rsidR="00F146C2" w:rsidRPr="00CD19E4" w:rsidRDefault="00F146C2" w:rsidP="00CD19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B19BC" w14:textId="77777777" w:rsidR="00507418" w:rsidRDefault="00507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A483C"/>
    <w:multiLevelType w:val="hybridMultilevel"/>
    <w:tmpl w:val="BB8EB4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DA12C5C"/>
    <w:multiLevelType w:val="multilevel"/>
    <w:tmpl w:val="F256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9172B"/>
    <w:multiLevelType w:val="hybridMultilevel"/>
    <w:tmpl w:val="A9FA7B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4B5400"/>
    <w:multiLevelType w:val="hybridMultilevel"/>
    <w:tmpl w:val="96DC1318"/>
    <w:lvl w:ilvl="0" w:tplc="F3CC7B90">
      <w:start w:val="1"/>
      <w:numFmt w:val="bullet"/>
      <w:pStyle w:val="BulletedLis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E85279"/>
    <w:multiLevelType w:val="hybridMultilevel"/>
    <w:tmpl w:val="A9FA7B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5177039"/>
    <w:multiLevelType w:val="multilevel"/>
    <w:tmpl w:val="5014924C"/>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785E7BCD"/>
    <w:multiLevelType w:val="hybridMultilevel"/>
    <w:tmpl w:val="A9FA7B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141782">
    <w:abstractNumId w:val="5"/>
  </w:num>
  <w:num w:numId="2" w16cid:durableId="703018510">
    <w:abstractNumId w:val="5"/>
  </w:num>
  <w:num w:numId="3" w16cid:durableId="866480809">
    <w:abstractNumId w:val="5"/>
  </w:num>
  <w:num w:numId="4" w16cid:durableId="807867087">
    <w:abstractNumId w:val="5"/>
  </w:num>
  <w:num w:numId="5" w16cid:durableId="1977683396">
    <w:abstractNumId w:val="5"/>
  </w:num>
  <w:num w:numId="6" w16cid:durableId="2005741132">
    <w:abstractNumId w:val="5"/>
  </w:num>
  <w:num w:numId="7" w16cid:durableId="533931593">
    <w:abstractNumId w:val="5"/>
  </w:num>
  <w:num w:numId="8" w16cid:durableId="854807735">
    <w:abstractNumId w:val="5"/>
  </w:num>
  <w:num w:numId="9" w16cid:durableId="1349873063">
    <w:abstractNumId w:val="5"/>
  </w:num>
  <w:num w:numId="10" w16cid:durableId="1664120719">
    <w:abstractNumId w:val="0"/>
  </w:num>
  <w:num w:numId="11" w16cid:durableId="1626622103">
    <w:abstractNumId w:val="3"/>
  </w:num>
  <w:num w:numId="12" w16cid:durableId="185171357">
    <w:abstractNumId w:val="1"/>
  </w:num>
  <w:num w:numId="13" w16cid:durableId="1805460607">
    <w:abstractNumId w:val="2"/>
  </w:num>
  <w:num w:numId="14" w16cid:durableId="850871593">
    <w:abstractNumId w:val="4"/>
  </w:num>
  <w:num w:numId="15" w16cid:durableId="104518042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vin Nebiolo">
    <w15:presenceInfo w15:providerId="AD" w15:userId="S::Kevin.Nebiolo@KleinschmidtGroup.com::12d9fce6-ceb5-4321-8801-707ff0f87805"/>
  </w15:person>
  <w15:person w15:author="Michelle Lavictoire">
    <w15:presenceInfo w15:providerId="AD" w15:userId="S::michelle.lavictoire@cima.ca::b52273e7-a6fe-45fd-a711-f833288bc267"/>
  </w15:person>
  <w15:person w15:author="Rudolph, Rich (DFO/MPO)">
    <w15:presenceInfo w15:providerId="AD" w15:userId="S::Rich.Rudolph@dfo-mpo.gc.ca::f6f78156-9985-4e24-8d71-2bbb76a84a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36E"/>
    <w:rsid w:val="00003835"/>
    <w:rsid w:val="00003A9D"/>
    <w:rsid w:val="00003D8C"/>
    <w:rsid w:val="00004AC3"/>
    <w:rsid w:val="00004AFF"/>
    <w:rsid w:val="00005E5F"/>
    <w:rsid w:val="00013C7F"/>
    <w:rsid w:val="00013DBB"/>
    <w:rsid w:val="00021297"/>
    <w:rsid w:val="000221B8"/>
    <w:rsid w:val="000241FF"/>
    <w:rsid w:val="000254D8"/>
    <w:rsid w:val="0002695B"/>
    <w:rsid w:val="00031F03"/>
    <w:rsid w:val="000369ED"/>
    <w:rsid w:val="0004127A"/>
    <w:rsid w:val="000422FC"/>
    <w:rsid w:val="000427B6"/>
    <w:rsid w:val="0005145C"/>
    <w:rsid w:val="0005338A"/>
    <w:rsid w:val="000555F9"/>
    <w:rsid w:val="00057F3C"/>
    <w:rsid w:val="00065E5F"/>
    <w:rsid w:val="0007021A"/>
    <w:rsid w:val="00070A24"/>
    <w:rsid w:val="0007769A"/>
    <w:rsid w:val="0008122E"/>
    <w:rsid w:val="00082E7B"/>
    <w:rsid w:val="000848E8"/>
    <w:rsid w:val="00084E53"/>
    <w:rsid w:val="00087FE7"/>
    <w:rsid w:val="00092491"/>
    <w:rsid w:val="00094A49"/>
    <w:rsid w:val="00097900"/>
    <w:rsid w:val="000A3A05"/>
    <w:rsid w:val="000A7395"/>
    <w:rsid w:val="000A74AB"/>
    <w:rsid w:val="000B38FE"/>
    <w:rsid w:val="000B6324"/>
    <w:rsid w:val="000C0FEA"/>
    <w:rsid w:val="000C55F0"/>
    <w:rsid w:val="000D17D3"/>
    <w:rsid w:val="000D2CBC"/>
    <w:rsid w:val="000D3D19"/>
    <w:rsid w:val="000D5C3A"/>
    <w:rsid w:val="000D745F"/>
    <w:rsid w:val="000E196C"/>
    <w:rsid w:val="000E4883"/>
    <w:rsid w:val="000F0769"/>
    <w:rsid w:val="000F34E6"/>
    <w:rsid w:val="00101372"/>
    <w:rsid w:val="00105A9D"/>
    <w:rsid w:val="00112FC6"/>
    <w:rsid w:val="00123336"/>
    <w:rsid w:val="001252DA"/>
    <w:rsid w:val="0012785D"/>
    <w:rsid w:val="00131687"/>
    <w:rsid w:val="00131C8F"/>
    <w:rsid w:val="001367D3"/>
    <w:rsid w:val="00140F98"/>
    <w:rsid w:val="00142A36"/>
    <w:rsid w:val="00143160"/>
    <w:rsid w:val="00143A7D"/>
    <w:rsid w:val="0014576F"/>
    <w:rsid w:val="00154064"/>
    <w:rsid w:val="0017105B"/>
    <w:rsid w:val="00171C95"/>
    <w:rsid w:val="00172332"/>
    <w:rsid w:val="00181E0A"/>
    <w:rsid w:val="001831AB"/>
    <w:rsid w:val="0018460A"/>
    <w:rsid w:val="00187311"/>
    <w:rsid w:val="00192AA5"/>
    <w:rsid w:val="00194C9F"/>
    <w:rsid w:val="001972DF"/>
    <w:rsid w:val="001A43D0"/>
    <w:rsid w:val="001A7C0F"/>
    <w:rsid w:val="001B220E"/>
    <w:rsid w:val="001B5AC5"/>
    <w:rsid w:val="001C6214"/>
    <w:rsid w:val="001D485E"/>
    <w:rsid w:val="001D5CC8"/>
    <w:rsid w:val="001E2307"/>
    <w:rsid w:val="001E4123"/>
    <w:rsid w:val="001E4B6B"/>
    <w:rsid w:val="001E64B8"/>
    <w:rsid w:val="001E71C3"/>
    <w:rsid w:val="001F0349"/>
    <w:rsid w:val="001F1296"/>
    <w:rsid w:val="001F4C6B"/>
    <w:rsid w:val="001F60B5"/>
    <w:rsid w:val="001F62D9"/>
    <w:rsid w:val="001F66D0"/>
    <w:rsid w:val="00200B37"/>
    <w:rsid w:val="00204626"/>
    <w:rsid w:val="00210698"/>
    <w:rsid w:val="00210AD8"/>
    <w:rsid w:val="00213072"/>
    <w:rsid w:val="00213535"/>
    <w:rsid w:val="00223724"/>
    <w:rsid w:val="00224CF9"/>
    <w:rsid w:val="00237E94"/>
    <w:rsid w:val="002428A0"/>
    <w:rsid w:val="0024777F"/>
    <w:rsid w:val="00251990"/>
    <w:rsid w:val="0025202E"/>
    <w:rsid w:val="00262F1E"/>
    <w:rsid w:val="002654F4"/>
    <w:rsid w:val="002655BC"/>
    <w:rsid w:val="00272804"/>
    <w:rsid w:val="00282C1E"/>
    <w:rsid w:val="002859FF"/>
    <w:rsid w:val="00286B92"/>
    <w:rsid w:val="00296F16"/>
    <w:rsid w:val="00297282"/>
    <w:rsid w:val="002A1E92"/>
    <w:rsid w:val="002A55DA"/>
    <w:rsid w:val="002A5E34"/>
    <w:rsid w:val="002A6CC1"/>
    <w:rsid w:val="002A700C"/>
    <w:rsid w:val="002B39AA"/>
    <w:rsid w:val="002B77D3"/>
    <w:rsid w:val="002B7CF4"/>
    <w:rsid w:val="002C098A"/>
    <w:rsid w:val="002C1B28"/>
    <w:rsid w:val="002C1F2E"/>
    <w:rsid w:val="002C3365"/>
    <w:rsid w:val="002C5C2D"/>
    <w:rsid w:val="002D32DF"/>
    <w:rsid w:val="002E12A7"/>
    <w:rsid w:val="002E3E87"/>
    <w:rsid w:val="002E595C"/>
    <w:rsid w:val="002E7E10"/>
    <w:rsid w:val="003150D6"/>
    <w:rsid w:val="00320B35"/>
    <w:rsid w:val="00322CE6"/>
    <w:rsid w:val="00327C5E"/>
    <w:rsid w:val="00340FEC"/>
    <w:rsid w:val="003422C8"/>
    <w:rsid w:val="003439FF"/>
    <w:rsid w:val="00343EEC"/>
    <w:rsid w:val="00344562"/>
    <w:rsid w:val="00350101"/>
    <w:rsid w:val="00354AC7"/>
    <w:rsid w:val="00355844"/>
    <w:rsid w:val="00360095"/>
    <w:rsid w:val="00372641"/>
    <w:rsid w:val="00376486"/>
    <w:rsid w:val="00381091"/>
    <w:rsid w:val="00382749"/>
    <w:rsid w:val="003904AE"/>
    <w:rsid w:val="003910B9"/>
    <w:rsid w:val="00393DF7"/>
    <w:rsid w:val="00394712"/>
    <w:rsid w:val="003A2309"/>
    <w:rsid w:val="003A3C00"/>
    <w:rsid w:val="003B2733"/>
    <w:rsid w:val="003C033C"/>
    <w:rsid w:val="003C108C"/>
    <w:rsid w:val="003C6B47"/>
    <w:rsid w:val="003D1875"/>
    <w:rsid w:val="003D650B"/>
    <w:rsid w:val="003D7888"/>
    <w:rsid w:val="003E1D4D"/>
    <w:rsid w:val="003E2785"/>
    <w:rsid w:val="003E2F1D"/>
    <w:rsid w:val="003E3F42"/>
    <w:rsid w:val="003F410E"/>
    <w:rsid w:val="003F5717"/>
    <w:rsid w:val="003F7FA6"/>
    <w:rsid w:val="00401222"/>
    <w:rsid w:val="00404407"/>
    <w:rsid w:val="0040678B"/>
    <w:rsid w:val="004158E3"/>
    <w:rsid w:val="00416BAA"/>
    <w:rsid w:val="004210CB"/>
    <w:rsid w:val="00425832"/>
    <w:rsid w:val="00425BAB"/>
    <w:rsid w:val="004277D7"/>
    <w:rsid w:val="00432323"/>
    <w:rsid w:val="0043337E"/>
    <w:rsid w:val="00433F3B"/>
    <w:rsid w:val="00441DCE"/>
    <w:rsid w:val="004468FD"/>
    <w:rsid w:val="00447270"/>
    <w:rsid w:val="00453C73"/>
    <w:rsid w:val="00457965"/>
    <w:rsid w:val="00466E0D"/>
    <w:rsid w:val="0047211D"/>
    <w:rsid w:val="004775A9"/>
    <w:rsid w:val="00477E22"/>
    <w:rsid w:val="00487152"/>
    <w:rsid w:val="004918BE"/>
    <w:rsid w:val="004A0E10"/>
    <w:rsid w:val="004A1E78"/>
    <w:rsid w:val="004A300C"/>
    <w:rsid w:val="004A73EE"/>
    <w:rsid w:val="004B15B3"/>
    <w:rsid w:val="004B5715"/>
    <w:rsid w:val="004B68EE"/>
    <w:rsid w:val="004B6C80"/>
    <w:rsid w:val="004C0683"/>
    <w:rsid w:val="004C5690"/>
    <w:rsid w:val="004C5EAA"/>
    <w:rsid w:val="004D6A1D"/>
    <w:rsid w:val="0050382D"/>
    <w:rsid w:val="00504CA2"/>
    <w:rsid w:val="0050661D"/>
    <w:rsid w:val="00506CEC"/>
    <w:rsid w:val="00507418"/>
    <w:rsid w:val="005140B0"/>
    <w:rsid w:val="0051454A"/>
    <w:rsid w:val="00515609"/>
    <w:rsid w:val="00525F8C"/>
    <w:rsid w:val="0052620D"/>
    <w:rsid w:val="00534C26"/>
    <w:rsid w:val="00540589"/>
    <w:rsid w:val="0054797F"/>
    <w:rsid w:val="00557328"/>
    <w:rsid w:val="005627EF"/>
    <w:rsid w:val="005630A7"/>
    <w:rsid w:val="00563D5F"/>
    <w:rsid w:val="005714AE"/>
    <w:rsid w:val="005733C8"/>
    <w:rsid w:val="0057793B"/>
    <w:rsid w:val="00580E47"/>
    <w:rsid w:val="00581E7F"/>
    <w:rsid w:val="0058246D"/>
    <w:rsid w:val="00582706"/>
    <w:rsid w:val="0058425D"/>
    <w:rsid w:val="005858B1"/>
    <w:rsid w:val="0059111B"/>
    <w:rsid w:val="00596091"/>
    <w:rsid w:val="005A409F"/>
    <w:rsid w:val="005A7ADE"/>
    <w:rsid w:val="005B17BA"/>
    <w:rsid w:val="005B2232"/>
    <w:rsid w:val="005C1D7B"/>
    <w:rsid w:val="005C2181"/>
    <w:rsid w:val="005C3D63"/>
    <w:rsid w:val="005D2CA4"/>
    <w:rsid w:val="005D3BB6"/>
    <w:rsid w:val="005D64FA"/>
    <w:rsid w:val="005D662C"/>
    <w:rsid w:val="005E1EAA"/>
    <w:rsid w:val="005E439E"/>
    <w:rsid w:val="005F1562"/>
    <w:rsid w:val="00600F98"/>
    <w:rsid w:val="00602B22"/>
    <w:rsid w:val="0060401D"/>
    <w:rsid w:val="006106BA"/>
    <w:rsid w:val="00614D12"/>
    <w:rsid w:val="00614E3C"/>
    <w:rsid w:val="00620DE1"/>
    <w:rsid w:val="0062376B"/>
    <w:rsid w:val="0062427C"/>
    <w:rsid w:val="00630585"/>
    <w:rsid w:val="006448DB"/>
    <w:rsid w:val="00645631"/>
    <w:rsid w:val="006457AA"/>
    <w:rsid w:val="00653657"/>
    <w:rsid w:val="00660AB1"/>
    <w:rsid w:val="0066431D"/>
    <w:rsid w:val="0066554F"/>
    <w:rsid w:val="0066639E"/>
    <w:rsid w:val="00691303"/>
    <w:rsid w:val="00691A91"/>
    <w:rsid w:val="00695A49"/>
    <w:rsid w:val="00697D3E"/>
    <w:rsid w:val="006A4B06"/>
    <w:rsid w:val="006A5EAD"/>
    <w:rsid w:val="006A6F12"/>
    <w:rsid w:val="006B1D65"/>
    <w:rsid w:val="006B1E63"/>
    <w:rsid w:val="006B2EE7"/>
    <w:rsid w:val="006C3E78"/>
    <w:rsid w:val="006C4886"/>
    <w:rsid w:val="006C5F45"/>
    <w:rsid w:val="006D0D7C"/>
    <w:rsid w:val="006D2D68"/>
    <w:rsid w:val="006F224D"/>
    <w:rsid w:val="006F3C10"/>
    <w:rsid w:val="006F63CE"/>
    <w:rsid w:val="007039BE"/>
    <w:rsid w:val="007069AA"/>
    <w:rsid w:val="0070727D"/>
    <w:rsid w:val="00715BBF"/>
    <w:rsid w:val="00715DD0"/>
    <w:rsid w:val="00722C4E"/>
    <w:rsid w:val="00723EE1"/>
    <w:rsid w:val="007246D8"/>
    <w:rsid w:val="00724D54"/>
    <w:rsid w:val="00730F90"/>
    <w:rsid w:val="00731AC6"/>
    <w:rsid w:val="007366F4"/>
    <w:rsid w:val="00742A7B"/>
    <w:rsid w:val="007433B7"/>
    <w:rsid w:val="00744F61"/>
    <w:rsid w:val="007467FB"/>
    <w:rsid w:val="00751670"/>
    <w:rsid w:val="00757004"/>
    <w:rsid w:val="0076005C"/>
    <w:rsid w:val="00760950"/>
    <w:rsid w:val="00767F9C"/>
    <w:rsid w:val="00771951"/>
    <w:rsid w:val="00780647"/>
    <w:rsid w:val="00785A7A"/>
    <w:rsid w:val="007963CB"/>
    <w:rsid w:val="00796BD8"/>
    <w:rsid w:val="007A0676"/>
    <w:rsid w:val="007A4D93"/>
    <w:rsid w:val="007B07A1"/>
    <w:rsid w:val="007B1CC8"/>
    <w:rsid w:val="007B41BB"/>
    <w:rsid w:val="007B5E30"/>
    <w:rsid w:val="007C1999"/>
    <w:rsid w:val="007C226D"/>
    <w:rsid w:val="007C3B25"/>
    <w:rsid w:val="007C45B6"/>
    <w:rsid w:val="007C6FA8"/>
    <w:rsid w:val="007D11AF"/>
    <w:rsid w:val="007D43EA"/>
    <w:rsid w:val="007D5F2D"/>
    <w:rsid w:val="007D6D88"/>
    <w:rsid w:val="007D76C8"/>
    <w:rsid w:val="007E7653"/>
    <w:rsid w:val="007F2366"/>
    <w:rsid w:val="007F28AF"/>
    <w:rsid w:val="007F4434"/>
    <w:rsid w:val="0081157F"/>
    <w:rsid w:val="00812972"/>
    <w:rsid w:val="00813607"/>
    <w:rsid w:val="00813891"/>
    <w:rsid w:val="0081666B"/>
    <w:rsid w:val="008169E6"/>
    <w:rsid w:val="00830CDC"/>
    <w:rsid w:val="00832BE2"/>
    <w:rsid w:val="00835963"/>
    <w:rsid w:val="00835DE3"/>
    <w:rsid w:val="008362AA"/>
    <w:rsid w:val="00837ABE"/>
    <w:rsid w:val="00842553"/>
    <w:rsid w:val="00852A24"/>
    <w:rsid w:val="0085436D"/>
    <w:rsid w:val="00865DF7"/>
    <w:rsid w:val="008718C0"/>
    <w:rsid w:val="0087220B"/>
    <w:rsid w:val="00874370"/>
    <w:rsid w:val="00881FE6"/>
    <w:rsid w:val="00883895"/>
    <w:rsid w:val="008900BA"/>
    <w:rsid w:val="008919AA"/>
    <w:rsid w:val="00892DF5"/>
    <w:rsid w:val="00893004"/>
    <w:rsid w:val="008A0C09"/>
    <w:rsid w:val="008A211D"/>
    <w:rsid w:val="008A51F1"/>
    <w:rsid w:val="008A733E"/>
    <w:rsid w:val="008A7419"/>
    <w:rsid w:val="008A793F"/>
    <w:rsid w:val="008B2554"/>
    <w:rsid w:val="008B7B36"/>
    <w:rsid w:val="008C4DD9"/>
    <w:rsid w:val="008C5502"/>
    <w:rsid w:val="008C55CC"/>
    <w:rsid w:val="008D6378"/>
    <w:rsid w:val="008D7924"/>
    <w:rsid w:val="008E16B0"/>
    <w:rsid w:val="008E5586"/>
    <w:rsid w:val="008E5614"/>
    <w:rsid w:val="008E64DC"/>
    <w:rsid w:val="008F1121"/>
    <w:rsid w:val="008F3A30"/>
    <w:rsid w:val="00903316"/>
    <w:rsid w:val="00905B20"/>
    <w:rsid w:val="00910FAD"/>
    <w:rsid w:val="0091441D"/>
    <w:rsid w:val="00914848"/>
    <w:rsid w:val="00914D9F"/>
    <w:rsid w:val="009200E8"/>
    <w:rsid w:val="00927010"/>
    <w:rsid w:val="00930F4F"/>
    <w:rsid w:val="00932A2F"/>
    <w:rsid w:val="009351C5"/>
    <w:rsid w:val="009355EC"/>
    <w:rsid w:val="0094162C"/>
    <w:rsid w:val="00941C7F"/>
    <w:rsid w:val="0095033F"/>
    <w:rsid w:val="00950FDA"/>
    <w:rsid w:val="00961B0F"/>
    <w:rsid w:val="00963738"/>
    <w:rsid w:val="00964DD4"/>
    <w:rsid w:val="00971C14"/>
    <w:rsid w:val="00980985"/>
    <w:rsid w:val="00990334"/>
    <w:rsid w:val="0099048B"/>
    <w:rsid w:val="0099701C"/>
    <w:rsid w:val="009A2271"/>
    <w:rsid w:val="009A50F8"/>
    <w:rsid w:val="009A7352"/>
    <w:rsid w:val="009B2D85"/>
    <w:rsid w:val="009B42F8"/>
    <w:rsid w:val="009B67C3"/>
    <w:rsid w:val="009B79ED"/>
    <w:rsid w:val="009D0C26"/>
    <w:rsid w:val="009D3882"/>
    <w:rsid w:val="009E0EDF"/>
    <w:rsid w:val="009E0F43"/>
    <w:rsid w:val="009E12BE"/>
    <w:rsid w:val="009E283C"/>
    <w:rsid w:val="009E397D"/>
    <w:rsid w:val="009E5CF4"/>
    <w:rsid w:val="009F24D3"/>
    <w:rsid w:val="009F333B"/>
    <w:rsid w:val="009F53D5"/>
    <w:rsid w:val="00A011DD"/>
    <w:rsid w:val="00A1284B"/>
    <w:rsid w:val="00A13C0B"/>
    <w:rsid w:val="00A14C2A"/>
    <w:rsid w:val="00A15045"/>
    <w:rsid w:val="00A3255E"/>
    <w:rsid w:val="00A35FF9"/>
    <w:rsid w:val="00A40F5D"/>
    <w:rsid w:val="00A444D7"/>
    <w:rsid w:val="00A45500"/>
    <w:rsid w:val="00A52AB6"/>
    <w:rsid w:val="00A55F0F"/>
    <w:rsid w:val="00A64CA2"/>
    <w:rsid w:val="00A65CCD"/>
    <w:rsid w:val="00A662FA"/>
    <w:rsid w:val="00A70591"/>
    <w:rsid w:val="00A711FD"/>
    <w:rsid w:val="00A71E30"/>
    <w:rsid w:val="00A72F2E"/>
    <w:rsid w:val="00A73FB3"/>
    <w:rsid w:val="00A77446"/>
    <w:rsid w:val="00A82B0D"/>
    <w:rsid w:val="00A861BD"/>
    <w:rsid w:val="00A958A5"/>
    <w:rsid w:val="00AA1BB9"/>
    <w:rsid w:val="00AB1394"/>
    <w:rsid w:val="00AB521E"/>
    <w:rsid w:val="00AB7BD0"/>
    <w:rsid w:val="00AC53AB"/>
    <w:rsid w:val="00AC6188"/>
    <w:rsid w:val="00AD0F00"/>
    <w:rsid w:val="00AD4544"/>
    <w:rsid w:val="00AD6AC2"/>
    <w:rsid w:val="00AD71FF"/>
    <w:rsid w:val="00AE229B"/>
    <w:rsid w:val="00AE3376"/>
    <w:rsid w:val="00AF78E4"/>
    <w:rsid w:val="00B00BE9"/>
    <w:rsid w:val="00B00FB6"/>
    <w:rsid w:val="00B02DCB"/>
    <w:rsid w:val="00B04F8A"/>
    <w:rsid w:val="00B120B1"/>
    <w:rsid w:val="00B20609"/>
    <w:rsid w:val="00B21F1E"/>
    <w:rsid w:val="00B22BB4"/>
    <w:rsid w:val="00B238E5"/>
    <w:rsid w:val="00B33D83"/>
    <w:rsid w:val="00B33FFB"/>
    <w:rsid w:val="00B344A0"/>
    <w:rsid w:val="00B34AD2"/>
    <w:rsid w:val="00B356AE"/>
    <w:rsid w:val="00B35E16"/>
    <w:rsid w:val="00B3701B"/>
    <w:rsid w:val="00B44996"/>
    <w:rsid w:val="00B5303E"/>
    <w:rsid w:val="00B560C5"/>
    <w:rsid w:val="00B61FA3"/>
    <w:rsid w:val="00B622D1"/>
    <w:rsid w:val="00B63870"/>
    <w:rsid w:val="00B656B3"/>
    <w:rsid w:val="00B66738"/>
    <w:rsid w:val="00B67461"/>
    <w:rsid w:val="00B707F4"/>
    <w:rsid w:val="00B7248F"/>
    <w:rsid w:val="00B72F73"/>
    <w:rsid w:val="00B73313"/>
    <w:rsid w:val="00B73ADF"/>
    <w:rsid w:val="00B834DA"/>
    <w:rsid w:val="00B87439"/>
    <w:rsid w:val="00B87A9D"/>
    <w:rsid w:val="00B91A9F"/>
    <w:rsid w:val="00B96686"/>
    <w:rsid w:val="00BA2A3C"/>
    <w:rsid w:val="00BA49F8"/>
    <w:rsid w:val="00BA63CC"/>
    <w:rsid w:val="00BB0A2A"/>
    <w:rsid w:val="00BB6455"/>
    <w:rsid w:val="00BC0303"/>
    <w:rsid w:val="00BC2FEE"/>
    <w:rsid w:val="00BC3032"/>
    <w:rsid w:val="00BC3E11"/>
    <w:rsid w:val="00BC3F0C"/>
    <w:rsid w:val="00BC5A89"/>
    <w:rsid w:val="00BD2182"/>
    <w:rsid w:val="00BD7DBC"/>
    <w:rsid w:val="00BE1DA5"/>
    <w:rsid w:val="00BE4C4C"/>
    <w:rsid w:val="00BE5BD0"/>
    <w:rsid w:val="00BF07E0"/>
    <w:rsid w:val="00BF0CCF"/>
    <w:rsid w:val="00C00540"/>
    <w:rsid w:val="00C04E14"/>
    <w:rsid w:val="00C066C1"/>
    <w:rsid w:val="00C078FE"/>
    <w:rsid w:val="00C1412F"/>
    <w:rsid w:val="00C15D41"/>
    <w:rsid w:val="00C2008F"/>
    <w:rsid w:val="00C2143E"/>
    <w:rsid w:val="00C22C31"/>
    <w:rsid w:val="00C232B1"/>
    <w:rsid w:val="00C23978"/>
    <w:rsid w:val="00C24DA2"/>
    <w:rsid w:val="00C2560F"/>
    <w:rsid w:val="00C35561"/>
    <w:rsid w:val="00C360EA"/>
    <w:rsid w:val="00C42920"/>
    <w:rsid w:val="00C42952"/>
    <w:rsid w:val="00C44EDB"/>
    <w:rsid w:val="00C4523B"/>
    <w:rsid w:val="00C5017E"/>
    <w:rsid w:val="00C50A17"/>
    <w:rsid w:val="00C51B05"/>
    <w:rsid w:val="00C52965"/>
    <w:rsid w:val="00C575EE"/>
    <w:rsid w:val="00C57B5D"/>
    <w:rsid w:val="00C607F7"/>
    <w:rsid w:val="00C63FE4"/>
    <w:rsid w:val="00C63FE7"/>
    <w:rsid w:val="00C640F4"/>
    <w:rsid w:val="00C6671E"/>
    <w:rsid w:val="00C706ED"/>
    <w:rsid w:val="00C7722F"/>
    <w:rsid w:val="00C81BE6"/>
    <w:rsid w:val="00C90300"/>
    <w:rsid w:val="00C92E7E"/>
    <w:rsid w:val="00C9481B"/>
    <w:rsid w:val="00CA525D"/>
    <w:rsid w:val="00CA54B7"/>
    <w:rsid w:val="00CC686D"/>
    <w:rsid w:val="00CD19E4"/>
    <w:rsid w:val="00CD4995"/>
    <w:rsid w:val="00CE1F4F"/>
    <w:rsid w:val="00CE3613"/>
    <w:rsid w:val="00CF16E9"/>
    <w:rsid w:val="00D02F54"/>
    <w:rsid w:val="00D158F2"/>
    <w:rsid w:val="00D16D0A"/>
    <w:rsid w:val="00D1756C"/>
    <w:rsid w:val="00D203E7"/>
    <w:rsid w:val="00D2440D"/>
    <w:rsid w:val="00D258B9"/>
    <w:rsid w:val="00D2695F"/>
    <w:rsid w:val="00D274DC"/>
    <w:rsid w:val="00D30110"/>
    <w:rsid w:val="00D428AF"/>
    <w:rsid w:val="00D44849"/>
    <w:rsid w:val="00D46E03"/>
    <w:rsid w:val="00D47420"/>
    <w:rsid w:val="00D56183"/>
    <w:rsid w:val="00D60565"/>
    <w:rsid w:val="00D61788"/>
    <w:rsid w:val="00D61B8C"/>
    <w:rsid w:val="00D65A42"/>
    <w:rsid w:val="00D665B4"/>
    <w:rsid w:val="00D676D4"/>
    <w:rsid w:val="00D71DD6"/>
    <w:rsid w:val="00D742DC"/>
    <w:rsid w:val="00D76105"/>
    <w:rsid w:val="00D77F27"/>
    <w:rsid w:val="00D8361E"/>
    <w:rsid w:val="00D86D32"/>
    <w:rsid w:val="00D901A4"/>
    <w:rsid w:val="00D90CA7"/>
    <w:rsid w:val="00D90D38"/>
    <w:rsid w:val="00D94CDF"/>
    <w:rsid w:val="00D95DB9"/>
    <w:rsid w:val="00DA4A22"/>
    <w:rsid w:val="00DB0A69"/>
    <w:rsid w:val="00DB2368"/>
    <w:rsid w:val="00DB6F02"/>
    <w:rsid w:val="00DC4766"/>
    <w:rsid w:val="00DC47C2"/>
    <w:rsid w:val="00DD3C70"/>
    <w:rsid w:val="00DD44A8"/>
    <w:rsid w:val="00DE028F"/>
    <w:rsid w:val="00DE1E73"/>
    <w:rsid w:val="00DF00E8"/>
    <w:rsid w:val="00DF492D"/>
    <w:rsid w:val="00DF4D8B"/>
    <w:rsid w:val="00DF5AC4"/>
    <w:rsid w:val="00E07B61"/>
    <w:rsid w:val="00E159F7"/>
    <w:rsid w:val="00E2473A"/>
    <w:rsid w:val="00E27F3A"/>
    <w:rsid w:val="00E321E3"/>
    <w:rsid w:val="00E326D6"/>
    <w:rsid w:val="00E37478"/>
    <w:rsid w:val="00E410AA"/>
    <w:rsid w:val="00E41E07"/>
    <w:rsid w:val="00E5074E"/>
    <w:rsid w:val="00E510A2"/>
    <w:rsid w:val="00E51382"/>
    <w:rsid w:val="00E5208D"/>
    <w:rsid w:val="00E54A20"/>
    <w:rsid w:val="00E556CA"/>
    <w:rsid w:val="00E57F24"/>
    <w:rsid w:val="00E6098F"/>
    <w:rsid w:val="00E672E9"/>
    <w:rsid w:val="00E71BF2"/>
    <w:rsid w:val="00E8009B"/>
    <w:rsid w:val="00E810AF"/>
    <w:rsid w:val="00E85382"/>
    <w:rsid w:val="00E85FF4"/>
    <w:rsid w:val="00E86C2F"/>
    <w:rsid w:val="00E962AD"/>
    <w:rsid w:val="00E97580"/>
    <w:rsid w:val="00EA03FC"/>
    <w:rsid w:val="00EA07DF"/>
    <w:rsid w:val="00EA49A9"/>
    <w:rsid w:val="00EA6277"/>
    <w:rsid w:val="00EA6BA3"/>
    <w:rsid w:val="00EB34F6"/>
    <w:rsid w:val="00EB4A0D"/>
    <w:rsid w:val="00EB5AA6"/>
    <w:rsid w:val="00EC423C"/>
    <w:rsid w:val="00EC4536"/>
    <w:rsid w:val="00EC56C7"/>
    <w:rsid w:val="00EC7D57"/>
    <w:rsid w:val="00ED036E"/>
    <w:rsid w:val="00ED4AC4"/>
    <w:rsid w:val="00EE4822"/>
    <w:rsid w:val="00EE5774"/>
    <w:rsid w:val="00EF3154"/>
    <w:rsid w:val="00F04100"/>
    <w:rsid w:val="00F06BBD"/>
    <w:rsid w:val="00F11D6D"/>
    <w:rsid w:val="00F11E22"/>
    <w:rsid w:val="00F146C2"/>
    <w:rsid w:val="00F16DAA"/>
    <w:rsid w:val="00F17E15"/>
    <w:rsid w:val="00F21290"/>
    <w:rsid w:val="00F2585B"/>
    <w:rsid w:val="00F312F1"/>
    <w:rsid w:val="00F3261D"/>
    <w:rsid w:val="00F342F3"/>
    <w:rsid w:val="00F379A4"/>
    <w:rsid w:val="00F40A28"/>
    <w:rsid w:val="00F459E2"/>
    <w:rsid w:val="00F46E64"/>
    <w:rsid w:val="00F50395"/>
    <w:rsid w:val="00F57D17"/>
    <w:rsid w:val="00F70526"/>
    <w:rsid w:val="00F73844"/>
    <w:rsid w:val="00F7764B"/>
    <w:rsid w:val="00F77EF7"/>
    <w:rsid w:val="00F82095"/>
    <w:rsid w:val="00F8392D"/>
    <w:rsid w:val="00F945C5"/>
    <w:rsid w:val="00F97610"/>
    <w:rsid w:val="00FA1F2E"/>
    <w:rsid w:val="00FA4F49"/>
    <w:rsid w:val="00FA585D"/>
    <w:rsid w:val="00FB29C3"/>
    <w:rsid w:val="00FB2DE9"/>
    <w:rsid w:val="00FC12DA"/>
    <w:rsid w:val="00FC411A"/>
    <w:rsid w:val="00FC6DD3"/>
    <w:rsid w:val="00FC794E"/>
    <w:rsid w:val="00FD522B"/>
    <w:rsid w:val="00FD68F6"/>
    <w:rsid w:val="00FE3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813BB"/>
  <w15:docId w15:val="{550E78C1-640A-4989-ADFE-A989FA08C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9E4"/>
    <w:pPr>
      <w:spacing w:after="0" w:line="240" w:lineRule="auto"/>
      <w:jc w:val="both"/>
    </w:pPr>
    <w:rPr>
      <w:rFonts w:ascii="Segoe UI" w:hAnsi="Segoe UI"/>
      <w:sz w:val="24"/>
      <w:szCs w:val="24"/>
    </w:rPr>
  </w:style>
  <w:style w:type="paragraph" w:styleId="Heading1">
    <w:name w:val="heading 1"/>
    <w:basedOn w:val="Normal"/>
    <w:next w:val="Normal"/>
    <w:link w:val="Heading1Char"/>
    <w:qFormat/>
    <w:rsid w:val="00FE3347"/>
    <w:pPr>
      <w:keepNext/>
      <w:keepLines/>
      <w:numPr>
        <w:numId w:val="9"/>
      </w:numPr>
      <w:pBdr>
        <w:bottom w:val="single" w:sz="12" w:space="1" w:color="2F5496" w:themeColor="accent1" w:themeShade="BF"/>
      </w:pBdr>
      <w:spacing w:after="320"/>
      <w:ind w:left="720" w:hanging="720"/>
      <w:outlineLvl w:val="0"/>
    </w:pPr>
    <w:rPr>
      <w:rFonts w:eastAsiaTheme="majorEastAsia"/>
      <w:b/>
      <w:bCs/>
      <w:caps/>
      <w:color w:val="2F5496"/>
      <w:sz w:val="28"/>
      <w:szCs w:val="28"/>
    </w:rPr>
  </w:style>
  <w:style w:type="paragraph" w:styleId="Heading2">
    <w:name w:val="heading 2"/>
    <w:basedOn w:val="Normal"/>
    <w:next w:val="Normal"/>
    <w:link w:val="Heading2Char"/>
    <w:unhideWhenUsed/>
    <w:qFormat/>
    <w:rsid w:val="00210698"/>
    <w:pPr>
      <w:keepNext/>
      <w:numPr>
        <w:ilvl w:val="1"/>
        <w:numId w:val="9"/>
      </w:numPr>
      <w:suppressAutoHyphens/>
      <w:spacing w:after="200"/>
      <w:jc w:val="left"/>
      <w:outlineLvl w:val="1"/>
    </w:pPr>
    <w:rPr>
      <w:b/>
      <w:bCs/>
      <w:szCs w:val="22"/>
    </w:rPr>
  </w:style>
  <w:style w:type="paragraph" w:styleId="Heading3">
    <w:name w:val="heading 3"/>
    <w:basedOn w:val="Normal"/>
    <w:next w:val="Normal"/>
    <w:link w:val="Heading3Char"/>
    <w:unhideWhenUsed/>
    <w:qFormat/>
    <w:rsid w:val="00210698"/>
    <w:pPr>
      <w:keepNext/>
      <w:numPr>
        <w:ilvl w:val="2"/>
        <w:numId w:val="9"/>
      </w:numPr>
      <w:suppressAutoHyphens/>
      <w:spacing w:after="200"/>
      <w:jc w:val="left"/>
      <w:outlineLvl w:val="2"/>
    </w:pPr>
    <w:rPr>
      <w:b/>
      <w:bCs/>
      <w:szCs w:val="22"/>
    </w:rPr>
  </w:style>
  <w:style w:type="paragraph" w:styleId="Heading4">
    <w:name w:val="heading 4"/>
    <w:basedOn w:val="Heading3"/>
    <w:next w:val="Normal"/>
    <w:link w:val="Heading4Char"/>
    <w:qFormat/>
    <w:rsid w:val="00210698"/>
    <w:pPr>
      <w:numPr>
        <w:ilvl w:val="3"/>
      </w:numPr>
      <w:tabs>
        <w:tab w:val="left" w:pos="810"/>
      </w:tabs>
      <w:outlineLvl w:val="3"/>
    </w:pPr>
  </w:style>
  <w:style w:type="paragraph" w:styleId="Heading5">
    <w:name w:val="heading 5"/>
    <w:basedOn w:val="Heading4"/>
    <w:next w:val="Normal"/>
    <w:link w:val="Heading5Char"/>
    <w:qFormat/>
    <w:rsid w:val="00210698"/>
    <w:pPr>
      <w:numPr>
        <w:ilvl w:val="4"/>
      </w:numPr>
      <w:ind w:left="1080" w:hanging="1080"/>
      <w:outlineLvl w:val="4"/>
    </w:pPr>
  </w:style>
  <w:style w:type="paragraph" w:styleId="Heading6">
    <w:name w:val="heading 6"/>
    <w:basedOn w:val="Heading5"/>
    <w:next w:val="Normal"/>
    <w:link w:val="Heading6Char"/>
    <w:autoRedefine/>
    <w:qFormat/>
    <w:rsid w:val="0050661D"/>
    <w:pPr>
      <w:numPr>
        <w:ilvl w:val="5"/>
      </w:numPr>
      <w:outlineLvl w:val="5"/>
    </w:pPr>
    <w:rPr>
      <w:szCs w:val="20"/>
    </w:rPr>
  </w:style>
  <w:style w:type="paragraph" w:styleId="Heading7">
    <w:name w:val="heading 7"/>
    <w:basedOn w:val="Heading4"/>
    <w:next w:val="Normal"/>
    <w:link w:val="Heading7Char"/>
    <w:autoRedefine/>
    <w:rsid w:val="0050661D"/>
    <w:pPr>
      <w:numPr>
        <w:ilvl w:val="6"/>
      </w:numPr>
      <w:tabs>
        <w:tab w:val="left" w:pos="1440"/>
      </w:tabs>
      <w:outlineLvl w:val="6"/>
    </w:pPr>
    <w:rPr>
      <w:szCs w:val="20"/>
    </w:rPr>
  </w:style>
  <w:style w:type="paragraph" w:styleId="Heading8">
    <w:name w:val="heading 8"/>
    <w:basedOn w:val="Heading4"/>
    <w:next w:val="Normal"/>
    <w:link w:val="Heading8Char"/>
    <w:autoRedefine/>
    <w:rsid w:val="00BE5BD0"/>
    <w:pPr>
      <w:numPr>
        <w:ilvl w:val="7"/>
      </w:numPr>
      <w:tabs>
        <w:tab w:val="left" w:pos="1800"/>
      </w:tabs>
      <w:outlineLvl w:val="7"/>
    </w:pPr>
    <w:rPr>
      <w:iCs/>
      <w:szCs w:val="20"/>
    </w:rPr>
  </w:style>
  <w:style w:type="paragraph" w:styleId="Heading9">
    <w:name w:val="heading 9"/>
    <w:basedOn w:val="Heading4"/>
    <w:next w:val="Normal"/>
    <w:link w:val="Heading9Char"/>
    <w:autoRedefine/>
    <w:rsid w:val="0050661D"/>
    <w:pPr>
      <w:numPr>
        <w:ilvl w:val="8"/>
      </w:numPr>
      <w:tabs>
        <w:tab w:val="left" w:pos="1800"/>
      </w:tabs>
      <w:outlineLvl w:val="8"/>
    </w:pPr>
    <w:rPr>
      <w:rFonts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Page">
    <w:name w:val="Appendix Page"/>
    <w:basedOn w:val="Normal"/>
    <w:next w:val="Normal"/>
    <w:qFormat/>
    <w:rsid w:val="00272804"/>
    <w:pPr>
      <w:jc w:val="center"/>
    </w:pPr>
    <w:rPr>
      <w:b/>
      <w:smallCaps/>
      <w:color w:val="2F5496"/>
      <w:sz w:val="28"/>
      <w:szCs w:val="28"/>
    </w:rPr>
  </w:style>
  <w:style w:type="paragraph" w:customStyle="1" w:styleId="BodyText">
    <w:name w:val="BodyText"/>
    <w:basedOn w:val="Normal"/>
    <w:qFormat/>
    <w:rsid w:val="00730F90"/>
    <w:pPr>
      <w:spacing w:after="240" w:line="276" w:lineRule="auto"/>
    </w:pPr>
  </w:style>
  <w:style w:type="paragraph" w:customStyle="1" w:styleId="BulletedStyle">
    <w:name w:val="Bulleted Style"/>
    <w:basedOn w:val="Normal"/>
    <w:qFormat/>
    <w:rsid w:val="00C607F7"/>
    <w:pPr>
      <w:ind w:left="720" w:hanging="360"/>
    </w:pPr>
  </w:style>
  <w:style w:type="paragraph" w:styleId="Caption">
    <w:name w:val="caption"/>
    <w:basedOn w:val="Normal"/>
    <w:next w:val="Normal"/>
    <w:qFormat/>
    <w:rsid w:val="00E85382"/>
    <w:pPr>
      <w:spacing w:before="120" w:after="120"/>
      <w:ind w:left="1440" w:hanging="1440"/>
      <w:jc w:val="left"/>
    </w:pPr>
    <w:rPr>
      <w:b/>
      <w:bCs/>
      <w:sz w:val="20"/>
      <w:szCs w:val="20"/>
    </w:rPr>
  </w:style>
  <w:style w:type="paragraph" w:customStyle="1" w:styleId="CEIITitle">
    <w:name w:val="CEII Title"/>
    <w:basedOn w:val="Normal"/>
    <w:next w:val="Normal"/>
    <w:qFormat/>
    <w:rsid w:val="00F46E64"/>
    <w:pPr>
      <w:spacing w:after="240"/>
      <w:jc w:val="center"/>
    </w:pPr>
    <w:rPr>
      <w:b/>
      <w:color w:val="000000" w:themeColor="text1"/>
      <w:sz w:val="28"/>
    </w:rPr>
  </w:style>
  <w:style w:type="character" w:styleId="Emphasis">
    <w:name w:val="Emphasis"/>
    <w:basedOn w:val="DefaultParagraphFont"/>
    <w:uiPriority w:val="20"/>
    <w:qFormat/>
    <w:rsid w:val="00013DBB"/>
    <w:rPr>
      <w:i/>
      <w:iCs/>
    </w:rPr>
  </w:style>
  <w:style w:type="character" w:customStyle="1" w:styleId="Heading1Char">
    <w:name w:val="Heading 1 Char"/>
    <w:basedOn w:val="DefaultParagraphFont"/>
    <w:link w:val="Heading1"/>
    <w:rsid w:val="00FE3347"/>
    <w:rPr>
      <w:rFonts w:ascii="Segoe UI" w:eastAsiaTheme="majorEastAsia" w:hAnsi="Segoe UI"/>
      <w:b/>
      <w:bCs/>
      <w:caps/>
      <w:color w:val="2F5496"/>
      <w:sz w:val="28"/>
      <w:szCs w:val="28"/>
    </w:rPr>
  </w:style>
  <w:style w:type="paragraph" w:customStyle="1" w:styleId="Exec-Intro">
    <w:name w:val="Exec-Intro"/>
    <w:basedOn w:val="Heading1"/>
    <w:next w:val="Normal"/>
    <w:qFormat/>
    <w:rsid w:val="00830CDC"/>
    <w:pPr>
      <w:numPr>
        <w:numId w:val="0"/>
      </w:numPr>
      <w:tabs>
        <w:tab w:val="left" w:pos="720"/>
      </w:tabs>
    </w:pPr>
    <w:rPr>
      <w:rFonts w:eastAsia="Times New Roman"/>
    </w:rPr>
  </w:style>
  <w:style w:type="paragraph" w:customStyle="1" w:styleId="FERCNumber">
    <w:name w:val="FERC Number"/>
    <w:basedOn w:val="Normal"/>
    <w:next w:val="Normal"/>
    <w:qFormat/>
    <w:rsid w:val="0099048B"/>
    <w:pPr>
      <w:jc w:val="left"/>
    </w:pPr>
    <w:rPr>
      <w:smallCaps/>
      <w:color w:val="FFFFFF" w:themeColor="background1"/>
      <w:sz w:val="28"/>
    </w:rPr>
  </w:style>
  <w:style w:type="paragraph" w:customStyle="1" w:styleId="LtrKABottom">
    <w:name w:val="Ltr KA Bottom"/>
    <w:basedOn w:val="Normal"/>
    <w:next w:val="Normal"/>
    <w:qFormat/>
    <w:rsid w:val="007A0676"/>
    <w:rPr>
      <w:b/>
      <w:caps/>
    </w:rPr>
  </w:style>
  <w:style w:type="paragraph" w:customStyle="1" w:styleId="LtrDelivery">
    <w:name w:val="Ltr Delivery"/>
    <w:basedOn w:val="LtrKABottom"/>
    <w:next w:val="Normal"/>
    <w:qFormat/>
    <w:rsid w:val="00BE5BD0"/>
    <w:pPr>
      <w:spacing w:after="240"/>
      <w:jc w:val="left"/>
    </w:pPr>
  </w:style>
  <w:style w:type="paragraph" w:customStyle="1" w:styleId="FirstLevel">
    <w:name w:val="First Level"/>
    <w:basedOn w:val="LtrDelivery"/>
    <w:next w:val="Normal"/>
    <w:autoRedefine/>
    <w:qFormat/>
    <w:rsid w:val="00D47420"/>
  </w:style>
  <w:style w:type="paragraph" w:customStyle="1" w:styleId="SecondLevel">
    <w:name w:val="Second Level"/>
    <w:basedOn w:val="FirstLevel"/>
    <w:next w:val="Normal"/>
    <w:qFormat/>
    <w:rsid w:val="0050661D"/>
    <w:rPr>
      <w:caps w:val="0"/>
      <w:smallCaps/>
      <w:u w:val="single"/>
    </w:rPr>
  </w:style>
  <w:style w:type="paragraph" w:customStyle="1" w:styleId="ThirdLevel">
    <w:name w:val="Third Level"/>
    <w:basedOn w:val="SecondLevel"/>
    <w:next w:val="Normal"/>
    <w:autoRedefine/>
    <w:qFormat/>
    <w:rsid w:val="0050661D"/>
    <w:rPr>
      <w:u w:val="none"/>
    </w:rPr>
  </w:style>
  <w:style w:type="paragraph" w:customStyle="1" w:styleId="FourthLevel">
    <w:name w:val="Fourth Level"/>
    <w:basedOn w:val="ThirdLevel"/>
    <w:next w:val="Normal"/>
    <w:autoRedefine/>
    <w:qFormat/>
    <w:rsid w:val="0050661D"/>
    <w:rPr>
      <w:smallCaps w:val="0"/>
      <w:u w:val="single"/>
    </w:rPr>
  </w:style>
  <w:style w:type="paragraph" w:customStyle="1" w:styleId="FifthLevel">
    <w:name w:val="Fifth Level"/>
    <w:basedOn w:val="FourthLevel"/>
    <w:next w:val="Normal"/>
    <w:qFormat/>
    <w:rsid w:val="0050661D"/>
    <w:rPr>
      <w:u w:val="none"/>
    </w:rPr>
  </w:style>
  <w:style w:type="character" w:customStyle="1" w:styleId="Heading2Char">
    <w:name w:val="Heading 2 Char"/>
    <w:basedOn w:val="DefaultParagraphFont"/>
    <w:link w:val="Heading2"/>
    <w:rsid w:val="00210698"/>
    <w:rPr>
      <w:rFonts w:ascii="Segoe UI" w:hAnsi="Segoe UI"/>
      <w:b/>
      <w:bCs/>
    </w:rPr>
  </w:style>
  <w:style w:type="character" w:customStyle="1" w:styleId="Heading3Char">
    <w:name w:val="Heading 3 Char"/>
    <w:basedOn w:val="DefaultParagraphFont"/>
    <w:link w:val="Heading3"/>
    <w:rsid w:val="00210698"/>
    <w:rPr>
      <w:rFonts w:ascii="Segoe UI" w:hAnsi="Segoe UI"/>
      <w:b/>
      <w:bCs/>
    </w:rPr>
  </w:style>
  <w:style w:type="character" w:customStyle="1" w:styleId="Heading4Char">
    <w:name w:val="Heading 4 Char"/>
    <w:basedOn w:val="DefaultParagraphFont"/>
    <w:link w:val="Heading4"/>
    <w:rsid w:val="00210698"/>
    <w:rPr>
      <w:rFonts w:ascii="Segoe UI" w:hAnsi="Segoe UI"/>
      <w:b/>
      <w:bCs/>
    </w:rPr>
  </w:style>
  <w:style w:type="character" w:customStyle="1" w:styleId="Heading5Char">
    <w:name w:val="Heading 5 Char"/>
    <w:basedOn w:val="DefaultParagraphFont"/>
    <w:link w:val="Heading5"/>
    <w:rsid w:val="00210698"/>
    <w:rPr>
      <w:rFonts w:ascii="Segoe UI" w:hAnsi="Segoe UI"/>
      <w:b/>
      <w:bCs/>
    </w:rPr>
  </w:style>
  <w:style w:type="character" w:customStyle="1" w:styleId="Heading6Char">
    <w:name w:val="Heading 6 Char"/>
    <w:basedOn w:val="DefaultParagraphFont"/>
    <w:link w:val="Heading6"/>
    <w:rsid w:val="0050661D"/>
    <w:rPr>
      <w:rFonts w:ascii="Times New Roman" w:eastAsia="Times New Roman" w:hAnsi="Times New Roman"/>
      <w:b/>
      <w:bCs/>
      <w:smallCaps/>
      <w:sz w:val="24"/>
      <w:szCs w:val="20"/>
    </w:rPr>
  </w:style>
  <w:style w:type="character" w:customStyle="1" w:styleId="Heading7Char">
    <w:name w:val="Heading 7 Char"/>
    <w:basedOn w:val="DefaultParagraphFont"/>
    <w:link w:val="Heading7"/>
    <w:rsid w:val="0050661D"/>
    <w:rPr>
      <w:rFonts w:ascii="Times New Roman" w:eastAsia="Times New Roman" w:hAnsi="Times New Roman"/>
      <w:b/>
      <w:bCs/>
      <w:smallCaps/>
      <w:sz w:val="24"/>
      <w:szCs w:val="20"/>
    </w:rPr>
  </w:style>
  <w:style w:type="character" w:customStyle="1" w:styleId="Heading8Char">
    <w:name w:val="Heading 8 Char"/>
    <w:basedOn w:val="DefaultParagraphFont"/>
    <w:link w:val="Heading8"/>
    <w:rsid w:val="00BE5BD0"/>
    <w:rPr>
      <w:rFonts w:ascii="Segoe UI" w:hAnsi="Segoe UI"/>
      <w:b/>
      <w:bCs/>
      <w:iCs/>
      <w:smallCaps/>
      <w:sz w:val="24"/>
      <w:szCs w:val="20"/>
    </w:rPr>
  </w:style>
  <w:style w:type="character" w:customStyle="1" w:styleId="Heading9Char">
    <w:name w:val="Heading 9 Char"/>
    <w:basedOn w:val="DefaultParagraphFont"/>
    <w:link w:val="Heading9"/>
    <w:rsid w:val="0050661D"/>
    <w:rPr>
      <w:rFonts w:ascii="Times New Roman" w:eastAsia="Times New Roman" w:hAnsi="Times New Roman" w:cs="Arial"/>
      <w:b/>
      <w:bCs/>
      <w:smallCaps/>
      <w:sz w:val="24"/>
    </w:rPr>
  </w:style>
  <w:style w:type="paragraph" w:styleId="ListParagraph">
    <w:name w:val="List Paragraph"/>
    <w:basedOn w:val="Normal"/>
    <w:uiPriority w:val="34"/>
    <w:unhideWhenUsed/>
    <w:rsid w:val="00432323"/>
    <w:pPr>
      <w:ind w:left="720"/>
      <w:jc w:val="left"/>
    </w:pPr>
  </w:style>
  <w:style w:type="paragraph" w:customStyle="1" w:styleId="NumberingStyle">
    <w:name w:val="Numbering Style"/>
    <w:basedOn w:val="BulletedStyle"/>
    <w:semiHidden/>
    <w:unhideWhenUsed/>
    <w:qFormat/>
    <w:rsid w:val="0050661D"/>
    <w:pPr>
      <w:spacing w:after="240"/>
      <w:ind w:left="1440"/>
    </w:pPr>
  </w:style>
  <w:style w:type="paragraph" w:customStyle="1" w:styleId="Prepared">
    <w:name w:val="Prepared"/>
    <w:basedOn w:val="Normal"/>
    <w:next w:val="Normal"/>
    <w:link w:val="PreparedChar"/>
    <w:qFormat/>
    <w:rsid w:val="00097900"/>
    <w:pPr>
      <w:jc w:val="left"/>
    </w:pPr>
    <w:rPr>
      <w:color w:val="FFFFFF" w:themeColor="background1"/>
    </w:rPr>
  </w:style>
  <w:style w:type="paragraph" w:customStyle="1" w:styleId="ProjectName">
    <w:name w:val="Project Name"/>
    <w:basedOn w:val="Normal"/>
    <w:next w:val="Normal"/>
    <w:qFormat/>
    <w:rsid w:val="002C1F2E"/>
    <w:pPr>
      <w:jc w:val="left"/>
    </w:pPr>
    <w:rPr>
      <w:b/>
      <w:smallCaps/>
      <w:color w:val="FFFFFF" w:themeColor="background1"/>
      <w:sz w:val="36"/>
    </w:rPr>
  </w:style>
  <w:style w:type="paragraph" w:styleId="Quote">
    <w:name w:val="Quote"/>
    <w:basedOn w:val="Normal"/>
    <w:next w:val="Normal"/>
    <w:link w:val="QuoteChar"/>
    <w:autoRedefine/>
    <w:uiPriority w:val="29"/>
    <w:qFormat/>
    <w:rsid w:val="00013DBB"/>
    <w:pPr>
      <w:ind w:left="720" w:right="720"/>
      <w:jc w:val="left"/>
    </w:pPr>
    <w:rPr>
      <w:i/>
      <w:iCs/>
      <w:color w:val="000000" w:themeColor="text1"/>
    </w:rPr>
  </w:style>
  <w:style w:type="character" w:customStyle="1" w:styleId="QuoteChar">
    <w:name w:val="Quote Char"/>
    <w:basedOn w:val="DefaultParagraphFont"/>
    <w:link w:val="Quote"/>
    <w:uiPriority w:val="29"/>
    <w:rsid w:val="00013DBB"/>
    <w:rPr>
      <w:rFonts w:ascii="Segoe UI" w:hAnsi="Segoe UI"/>
      <w:i/>
      <w:iCs/>
      <w:color w:val="000000" w:themeColor="text1"/>
      <w:sz w:val="24"/>
      <w:szCs w:val="24"/>
    </w:rPr>
  </w:style>
  <w:style w:type="paragraph" w:customStyle="1" w:styleId="ReportTitle">
    <w:name w:val="Report Title"/>
    <w:basedOn w:val="Normal"/>
    <w:next w:val="Normal"/>
    <w:qFormat/>
    <w:rsid w:val="0099048B"/>
    <w:pPr>
      <w:jc w:val="left"/>
    </w:pPr>
    <w:rPr>
      <w:b/>
      <w:bCs/>
      <w:smallCaps/>
      <w:color w:val="FFFFFF" w:themeColor="background1"/>
      <w:sz w:val="72"/>
    </w:rPr>
  </w:style>
  <w:style w:type="paragraph" w:styleId="Title">
    <w:name w:val="Title"/>
    <w:basedOn w:val="Normal"/>
    <w:next w:val="Normal"/>
    <w:link w:val="TitleChar"/>
    <w:autoRedefine/>
    <w:uiPriority w:val="10"/>
    <w:qFormat/>
    <w:rsid w:val="006C3E78"/>
    <w:pPr>
      <w:pBdr>
        <w:bottom w:val="thickThinSmallGap" w:sz="24" w:space="1" w:color="87A950"/>
      </w:pBdr>
      <w:spacing w:after="240"/>
      <w:jc w:val="center"/>
      <w:outlineLvl w:val="0"/>
    </w:pPr>
    <w:rPr>
      <w:b/>
      <w:bCs/>
      <w:caps/>
      <w:color w:val="2F5496"/>
      <w:kern w:val="28"/>
      <w:sz w:val="26"/>
      <w:szCs w:val="26"/>
    </w:rPr>
  </w:style>
  <w:style w:type="character" w:customStyle="1" w:styleId="TitleChar">
    <w:name w:val="Title Char"/>
    <w:basedOn w:val="DefaultParagraphFont"/>
    <w:link w:val="Title"/>
    <w:uiPriority w:val="10"/>
    <w:rsid w:val="006C3E78"/>
    <w:rPr>
      <w:rFonts w:ascii="Segoe UI" w:hAnsi="Segoe UI"/>
      <w:b/>
      <w:bCs/>
      <w:caps/>
      <w:color w:val="2F5496"/>
      <w:kern w:val="28"/>
      <w:sz w:val="26"/>
      <w:szCs w:val="26"/>
    </w:rPr>
  </w:style>
  <w:style w:type="paragraph" w:styleId="TOC1">
    <w:name w:val="toc 1"/>
    <w:basedOn w:val="Normal"/>
    <w:next w:val="Normal"/>
    <w:uiPriority w:val="39"/>
    <w:qFormat/>
    <w:rsid w:val="0050661D"/>
    <w:pPr>
      <w:tabs>
        <w:tab w:val="right" w:leader="dot" w:pos="9360"/>
      </w:tabs>
      <w:spacing w:before="240"/>
      <w:ind w:left="720" w:right="720" w:hanging="720"/>
    </w:pPr>
    <w:rPr>
      <w:caps/>
    </w:rPr>
  </w:style>
  <w:style w:type="paragraph" w:styleId="TOC2">
    <w:name w:val="toc 2"/>
    <w:basedOn w:val="Normal"/>
    <w:next w:val="Normal"/>
    <w:uiPriority w:val="39"/>
    <w:qFormat/>
    <w:rsid w:val="005D2CA4"/>
    <w:pPr>
      <w:tabs>
        <w:tab w:val="right" w:leader="dot" w:pos="9360"/>
      </w:tabs>
      <w:ind w:left="1440" w:right="720" w:hanging="720"/>
    </w:pPr>
  </w:style>
  <w:style w:type="paragraph" w:styleId="TOC3">
    <w:name w:val="toc 3"/>
    <w:basedOn w:val="Normal"/>
    <w:next w:val="Normal"/>
    <w:uiPriority w:val="39"/>
    <w:qFormat/>
    <w:rsid w:val="005D2CA4"/>
    <w:pPr>
      <w:tabs>
        <w:tab w:val="right" w:leader="dot" w:pos="9360"/>
      </w:tabs>
      <w:ind w:left="2160" w:right="720" w:hanging="720"/>
    </w:pPr>
  </w:style>
  <w:style w:type="paragraph" w:styleId="TOCHeading">
    <w:name w:val="TOC Heading"/>
    <w:basedOn w:val="Heading1"/>
    <w:next w:val="Normal"/>
    <w:uiPriority w:val="39"/>
    <w:unhideWhenUsed/>
    <w:qFormat/>
    <w:rsid w:val="009E12BE"/>
    <w:pPr>
      <w:numPr>
        <w:numId w:val="0"/>
      </w:numPr>
      <w:pBdr>
        <w:bottom w:val="none" w:sz="0" w:space="0" w:color="auto"/>
      </w:pBdr>
      <w:tabs>
        <w:tab w:val="left" w:pos="720"/>
      </w:tabs>
      <w:spacing w:before="480" w:after="0" w:line="276" w:lineRule="auto"/>
      <w:outlineLvl w:val="9"/>
    </w:pPr>
    <w:rPr>
      <w:rFonts w:eastAsia="Times New Roman"/>
      <w:color w:val="00526F"/>
    </w:rPr>
  </w:style>
  <w:style w:type="paragraph" w:styleId="BalloonText">
    <w:name w:val="Balloon Text"/>
    <w:basedOn w:val="Normal"/>
    <w:link w:val="BalloonTextChar"/>
    <w:uiPriority w:val="99"/>
    <w:semiHidden/>
    <w:unhideWhenUsed/>
    <w:rsid w:val="00ED036E"/>
    <w:rPr>
      <w:rFonts w:cs="Segoe UI"/>
      <w:sz w:val="18"/>
      <w:szCs w:val="18"/>
    </w:rPr>
  </w:style>
  <w:style w:type="character" w:customStyle="1" w:styleId="BalloonTextChar">
    <w:name w:val="Balloon Text Char"/>
    <w:basedOn w:val="DefaultParagraphFont"/>
    <w:link w:val="BalloonText"/>
    <w:uiPriority w:val="99"/>
    <w:semiHidden/>
    <w:rsid w:val="00ED036E"/>
    <w:rPr>
      <w:rFonts w:ascii="Segoe UI" w:hAnsi="Segoe UI" w:cs="Segoe UI"/>
      <w:sz w:val="18"/>
      <w:szCs w:val="18"/>
    </w:rPr>
  </w:style>
  <w:style w:type="paragraph" w:styleId="NoSpacing">
    <w:name w:val="No Spacing"/>
    <w:uiPriority w:val="1"/>
    <w:qFormat/>
    <w:rsid w:val="00BC0303"/>
    <w:pPr>
      <w:spacing w:after="0" w:line="240" w:lineRule="auto"/>
      <w:jc w:val="both"/>
    </w:pPr>
    <w:rPr>
      <w:rFonts w:ascii="Segoe UI" w:hAnsi="Segoe UI"/>
      <w:sz w:val="24"/>
      <w:szCs w:val="24"/>
    </w:rPr>
  </w:style>
  <w:style w:type="paragraph" w:styleId="Subtitle">
    <w:name w:val="Subtitle"/>
    <w:basedOn w:val="Normal"/>
    <w:next w:val="Normal"/>
    <w:link w:val="SubtitleChar"/>
    <w:uiPriority w:val="11"/>
    <w:qFormat/>
    <w:rsid w:val="0043337E"/>
    <w:pPr>
      <w:numPr>
        <w:ilvl w:val="1"/>
      </w:numPr>
      <w:spacing w:after="240"/>
      <w:jc w:val="left"/>
    </w:pPr>
    <w:rPr>
      <w:rFonts w:eastAsiaTheme="minorEastAsia"/>
      <w:color w:val="5A5A5A" w:themeColor="text1" w:themeTint="A5"/>
      <w:spacing w:val="15"/>
      <w:szCs w:val="22"/>
    </w:rPr>
  </w:style>
  <w:style w:type="character" w:customStyle="1" w:styleId="SubtitleChar">
    <w:name w:val="Subtitle Char"/>
    <w:basedOn w:val="DefaultParagraphFont"/>
    <w:link w:val="Subtitle"/>
    <w:uiPriority w:val="11"/>
    <w:rsid w:val="0043337E"/>
    <w:rPr>
      <w:rFonts w:ascii="Segoe UI" w:eastAsiaTheme="minorEastAsia" w:hAnsi="Segoe UI"/>
      <w:color w:val="5A5A5A" w:themeColor="text1" w:themeTint="A5"/>
      <w:spacing w:val="15"/>
      <w:sz w:val="24"/>
    </w:rPr>
  </w:style>
  <w:style w:type="character" w:styleId="SubtleEmphasis">
    <w:name w:val="Subtle Emphasis"/>
    <w:basedOn w:val="DefaultParagraphFont"/>
    <w:uiPriority w:val="19"/>
    <w:qFormat/>
    <w:rsid w:val="00013DBB"/>
    <w:rPr>
      <w:i/>
      <w:iCs/>
      <w:color w:val="404040" w:themeColor="text1" w:themeTint="BF"/>
    </w:rPr>
  </w:style>
  <w:style w:type="character" w:styleId="IntenseEmphasis">
    <w:name w:val="Intense Emphasis"/>
    <w:basedOn w:val="DefaultParagraphFont"/>
    <w:uiPriority w:val="21"/>
    <w:qFormat/>
    <w:rsid w:val="009200E8"/>
    <w:rPr>
      <w:i/>
      <w:iCs/>
      <w:color w:val="2F5496"/>
    </w:rPr>
  </w:style>
  <w:style w:type="character" w:styleId="Strong">
    <w:name w:val="Strong"/>
    <w:basedOn w:val="DefaultParagraphFont"/>
    <w:uiPriority w:val="22"/>
    <w:qFormat/>
    <w:rsid w:val="00013DBB"/>
    <w:rPr>
      <w:b/>
      <w:bCs/>
    </w:rPr>
  </w:style>
  <w:style w:type="paragraph" w:styleId="IntenseQuote">
    <w:name w:val="Intense Quote"/>
    <w:basedOn w:val="Normal"/>
    <w:next w:val="Normal"/>
    <w:link w:val="IntenseQuoteChar"/>
    <w:uiPriority w:val="30"/>
    <w:qFormat/>
    <w:rsid w:val="00961B0F"/>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sid w:val="00961B0F"/>
    <w:rPr>
      <w:rFonts w:ascii="Segoe UI" w:hAnsi="Segoe UI"/>
      <w:i/>
      <w:iCs/>
      <w:color w:val="2F5496"/>
      <w:sz w:val="24"/>
      <w:szCs w:val="24"/>
    </w:rPr>
  </w:style>
  <w:style w:type="character" w:styleId="SubtleReference">
    <w:name w:val="Subtle Reference"/>
    <w:basedOn w:val="DefaultParagraphFont"/>
    <w:uiPriority w:val="31"/>
    <w:qFormat/>
    <w:rsid w:val="009A50F8"/>
    <w:rPr>
      <w:smallCaps/>
      <w:color w:val="5A5A5A" w:themeColor="text1" w:themeTint="A5"/>
    </w:rPr>
  </w:style>
  <w:style w:type="character" w:styleId="IntenseReference">
    <w:name w:val="Intense Reference"/>
    <w:basedOn w:val="DefaultParagraphFont"/>
    <w:uiPriority w:val="32"/>
    <w:qFormat/>
    <w:rsid w:val="009200E8"/>
    <w:rPr>
      <w:b/>
      <w:bCs/>
      <w:smallCaps/>
      <w:color w:val="2F5496"/>
      <w:spacing w:val="5"/>
    </w:rPr>
  </w:style>
  <w:style w:type="character" w:styleId="BookTitle">
    <w:name w:val="Book Title"/>
    <w:basedOn w:val="DefaultParagraphFont"/>
    <w:uiPriority w:val="33"/>
    <w:qFormat/>
    <w:rsid w:val="009A50F8"/>
    <w:rPr>
      <w:b/>
      <w:bCs/>
      <w:i/>
      <w:iCs/>
      <w:spacing w:val="5"/>
    </w:rPr>
  </w:style>
  <w:style w:type="character" w:styleId="Hyperlink">
    <w:name w:val="Hyperlink"/>
    <w:basedOn w:val="DefaultParagraphFont"/>
    <w:uiPriority w:val="99"/>
    <w:unhideWhenUsed/>
    <w:rsid w:val="001831AB"/>
    <w:rPr>
      <w:color w:val="0563C1" w:themeColor="hyperlink"/>
      <w:u w:val="single"/>
    </w:rPr>
  </w:style>
  <w:style w:type="character" w:styleId="CommentReference">
    <w:name w:val="annotation reference"/>
    <w:basedOn w:val="DefaultParagraphFont"/>
    <w:uiPriority w:val="99"/>
    <w:semiHidden/>
    <w:unhideWhenUsed/>
    <w:rsid w:val="009E12BE"/>
    <w:rPr>
      <w:sz w:val="16"/>
      <w:szCs w:val="16"/>
    </w:rPr>
  </w:style>
  <w:style w:type="paragraph" w:styleId="CommentText">
    <w:name w:val="annotation text"/>
    <w:basedOn w:val="Normal"/>
    <w:link w:val="CommentTextChar"/>
    <w:uiPriority w:val="99"/>
    <w:unhideWhenUsed/>
    <w:rsid w:val="009E12BE"/>
    <w:rPr>
      <w:sz w:val="20"/>
      <w:szCs w:val="20"/>
    </w:rPr>
  </w:style>
  <w:style w:type="character" w:customStyle="1" w:styleId="CommentTextChar">
    <w:name w:val="Comment Text Char"/>
    <w:basedOn w:val="DefaultParagraphFont"/>
    <w:link w:val="CommentText"/>
    <w:uiPriority w:val="99"/>
    <w:rsid w:val="009E12BE"/>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9E12BE"/>
    <w:rPr>
      <w:b/>
      <w:bCs/>
    </w:rPr>
  </w:style>
  <w:style w:type="character" w:customStyle="1" w:styleId="CommentSubjectChar">
    <w:name w:val="Comment Subject Char"/>
    <w:basedOn w:val="CommentTextChar"/>
    <w:link w:val="CommentSubject"/>
    <w:uiPriority w:val="99"/>
    <w:semiHidden/>
    <w:rsid w:val="009E12BE"/>
    <w:rPr>
      <w:rFonts w:ascii="Segoe UI" w:hAnsi="Segoe UI"/>
      <w:b/>
      <w:bCs/>
      <w:sz w:val="20"/>
      <w:szCs w:val="20"/>
    </w:rPr>
  </w:style>
  <w:style w:type="paragraph" w:styleId="Header">
    <w:name w:val="header"/>
    <w:basedOn w:val="Normal"/>
    <w:link w:val="HeaderChar"/>
    <w:uiPriority w:val="99"/>
    <w:unhideWhenUsed/>
    <w:rsid w:val="00F312F1"/>
    <w:pPr>
      <w:tabs>
        <w:tab w:val="center" w:pos="4680"/>
        <w:tab w:val="right" w:pos="9360"/>
      </w:tabs>
    </w:pPr>
  </w:style>
  <w:style w:type="paragraph" w:styleId="TOC4">
    <w:name w:val="toc 4"/>
    <w:basedOn w:val="Normal"/>
    <w:next w:val="Normal"/>
    <w:autoRedefine/>
    <w:uiPriority w:val="39"/>
    <w:semiHidden/>
    <w:unhideWhenUsed/>
    <w:rsid w:val="00B834DA"/>
    <w:pPr>
      <w:spacing w:after="100"/>
      <w:ind w:left="720"/>
    </w:pPr>
  </w:style>
  <w:style w:type="character" w:customStyle="1" w:styleId="HeaderChar">
    <w:name w:val="Header Char"/>
    <w:basedOn w:val="DefaultParagraphFont"/>
    <w:link w:val="Header"/>
    <w:uiPriority w:val="99"/>
    <w:rsid w:val="00F312F1"/>
    <w:rPr>
      <w:rFonts w:ascii="Segoe UI" w:hAnsi="Segoe UI"/>
      <w:sz w:val="24"/>
      <w:szCs w:val="24"/>
    </w:rPr>
  </w:style>
  <w:style w:type="paragraph" w:styleId="Footer">
    <w:name w:val="footer"/>
    <w:basedOn w:val="Normal"/>
    <w:link w:val="FooterChar"/>
    <w:uiPriority w:val="99"/>
    <w:unhideWhenUsed/>
    <w:rsid w:val="00F312F1"/>
    <w:pPr>
      <w:tabs>
        <w:tab w:val="center" w:pos="4680"/>
        <w:tab w:val="right" w:pos="9360"/>
      </w:tabs>
    </w:pPr>
  </w:style>
  <w:style w:type="character" w:customStyle="1" w:styleId="FooterChar">
    <w:name w:val="Footer Char"/>
    <w:basedOn w:val="DefaultParagraphFont"/>
    <w:link w:val="Footer"/>
    <w:uiPriority w:val="99"/>
    <w:rsid w:val="00F312F1"/>
    <w:rPr>
      <w:rFonts w:ascii="Segoe UI" w:hAnsi="Segoe UI"/>
      <w:sz w:val="24"/>
      <w:szCs w:val="24"/>
    </w:rPr>
  </w:style>
  <w:style w:type="paragraph" w:customStyle="1" w:styleId="ClientsName">
    <w:name w:val="Client's Name"/>
    <w:basedOn w:val="Normal"/>
    <w:link w:val="ClientsNameChar"/>
    <w:qFormat/>
    <w:rsid w:val="002C1F2E"/>
    <w:pPr>
      <w:jc w:val="left"/>
    </w:pPr>
    <w:rPr>
      <w:b/>
      <w:color w:val="FFFFFF" w:themeColor="background1"/>
      <w:sz w:val="36"/>
    </w:rPr>
  </w:style>
  <w:style w:type="paragraph" w:styleId="TableofFigures">
    <w:name w:val="table of figures"/>
    <w:basedOn w:val="Normal"/>
    <w:next w:val="Normal"/>
    <w:uiPriority w:val="99"/>
    <w:unhideWhenUsed/>
    <w:rsid w:val="00E810AF"/>
  </w:style>
  <w:style w:type="character" w:customStyle="1" w:styleId="ClientsNameChar">
    <w:name w:val="Client's Name Char"/>
    <w:basedOn w:val="DefaultParagraphFont"/>
    <w:link w:val="ClientsName"/>
    <w:rsid w:val="002C1F2E"/>
    <w:rPr>
      <w:rFonts w:ascii="Segoe UI" w:hAnsi="Segoe UI"/>
      <w:b/>
      <w:color w:val="FFFFFF" w:themeColor="background1"/>
      <w:sz w:val="36"/>
      <w:szCs w:val="24"/>
    </w:rPr>
  </w:style>
  <w:style w:type="paragraph" w:customStyle="1" w:styleId="Title2">
    <w:name w:val="Title 2"/>
    <w:basedOn w:val="Title"/>
    <w:link w:val="Title2Char"/>
    <w:qFormat/>
    <w:rsid w:val="00131C8F"/>
    <w:pPr>
      <w:pBdr>
        <w:bottom w:val="none" w:sz="0" w:space="0" w:color="auto"/>
      </w:pBdr>
      <w:spacing w:after="120"/>
    </w:pPr>
    <w:rPr>
      <w:sz w:val="25"/>
      <w:szCs w:val="25"/>
    </w:rPr>
  </w:style>
  <w:style w:type="character" w:customStyle="1" w:styleId="Title2Char">
    <w:name w:val="Title 2 Char"/>
    <w:basedOn w:val="TitleChar"/>
    <w:link w:val="Title2"/>
    <w:rsid w:val="00131C8F"/>
    <w:rPr>
      <w:rFonts w:ascii="Segoe UI" w:hAnsi="Segoe UI"/>
      <w:b/>
      <w:bCs/>
      <w:caps/>
      <w:color w:val="2F5496"/>
      <w:kern w:val="28"/>
      <w:sz w:val="25"/>
      <w:szCs w:val="25"/>
    </w:rPr>
  </w:style>
  <w:style w:type="paragraph" w:customStyle="1" w:styleId="BulletedList">
    <w:name w:val="Bulleted List"/>
    <w:basedOn w:val="Normal"/>
    <w:qFormat/>
    <w:rsid w:val="00563D5F"/>
    <w:pPr>
      <w:numPr>
        <w:numId w:val="11"/>
      </w:numPr>
      <w:spacing w:after="120"/>
      <w:jc w:val="left"/>
    </w:pPr>
    <w:rPr>
      <w:rFonts w:cs="Courier New"/>
      <w:color w:val="000000" w:themeColor="text1"/>
      <w:szCs w:val="22"/>
    </w:rPr>
  </w:style>
  <w:style w:type="table" w:styleId="TableGrid">
    <w:name w:val="Table Grid"/>
    <w:basedOn w:val="TableNormal"/>
    <w:uiPriority w:val="39"/>
    <w:rsid w:val="007366F4"/>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aliases w:val="Source"/>
    <w:link w:val="BodyText3Char"/>
    <w:autoRedefine/>
    <w:uiPriority w:val="99"/>
    <w:unhideWhenUsed/>
    <w:qFormat/>
    <w:rsid w:val="006448DB"/>
    <w:pPr>
      <w:tabs>
        <w:tab w:val="left" w:pos="1440"/>
      </w:tabs>
      <w:spacing w:before="60" w:after="240" w:line="240" w:lineRule="auto"/>
      <w:ind w:left="900" w:hanging="900"/>
    </w:pPr>
    <w:rPr>
      <w:rFonts w:ascii="Segoe UI" w:eastAsiaTheme="minorHAnsi" w:hAnsi="Segoe UI"/>
      <w:sz w:val="20"/>
      <w:szCs w:val="16"/>
    </w:rPr>
  </w:style>
  <w:style w:type="character" w:customStyle="1" w:styleId="BodyText3Char">
    <w:name w:val="Body Text 3 Char"/>
    <w:aliases w:val="Source Char"/>
    <w:basedOn w:val="DefaultParagraphFont"/>
    <w:link w:val="BodyText3"/>
    <w:uiPriority w:val="99"/>
    <w:rsid w:val="006448DB"/>
    <w:rPr>
      <w:rFonts w:ascii="Segoe UI" w:eastAsiaTheme="minorHAnsi" w:hAnsi="Segoe UI"/>
      <w:sz w:val="20"/>
      <w:szCs w:val="16"/>
    </w:rPr>
  </w:style>
  <w:style w:type="paragraph" w:customStyle="1" w:styleId="MonthYear">
    <w:name w:val="Month Year"/>
    <w:basedOn w:val="Prepared"/>
    <w:link w:val="MonthYearChar"/>
    <w:qFormat/>
    <w:rsid w:val="00097900"/>
  </w:style>
  <w:style w:type="paragraph" w:styleId="FootnoteText">
    <w:name w:val="footnote text"/>
    <w:basedOn w:val="Normal"/>
    <w:link w:val="FootnoteTextChar"/>
    <w:uiPriority w:val="99"/>
    <w:semiHidden/>
    <w:unhideWhenUsed/>
    <w:rsid w:val="000555F9"/>
    <w:rPr>
      <w:sz w:val="20"/>
      <w:szCs w:val="20"/>
    </w:rPr>
  </w:style>
  <w:style w:type="character" w:customStyle="1" w:styleId="PreparedChar">
    <w:name w:val="Prepared Char"/>
    <w:basedOn w:val="DefaultParagraphFont"/>
    <w:link w:val="Prepared"/>
    <w:rsid w:val="00097900"/>
    <w:rPr>
      <w:rFonts w:ascii="Segoe UI" w:hAnsi="Segoe UI"/>
      <w:color w:val="FFFFFF" w:themeColor="background1"/>
      <w:sz w:val="24"/>
      <w:szCs w:val="24"/>
    </w:rPr>
  </w:style>
  <w:style w:type="character" w:customStyle="1" w:styleId="MonthYearChar">
    <w:name w:val="Month Year Char"/>
    <w:basedOn w:val="PreparedChar"/>
    <w:link w:val="MonthYear"/>
    <w:rsid w:val="00097900"/>
    <w:rPr>
      <w:rFonts w:ascii="Segoe UI" w:hAnsi="Segoe UI"/>
      <w:color w:val="FFFFFF" w:themeColor="background1"/>
      <w:sz w:val="24"/>
      <w:szCs w:val="24"/>
    </w:rPr>
  </w:style>
  <w:style w:type="character" w:customStyle="1" w:styleId="FootnoteTextChar">
    <w:name w:val="Footnote Text Char"/>
    <w:basedOn w:val="DefaultParagraphFont"/>
    <w:link w:val="FootnoteText"/>
    <w:uiPriority w:val="99"/>
    <w:semiHidden/>
    <w:rsid w:val="000555F9"/>
    <w:rPr>
      <w:rFonts w:ascii="Segoe UI" w:hAnsi="Segoe UI"/>
      <w:sz w:val="20"/>
      <w:szCs w:val="20"/>
    </w:rPr>
  </w:style>
  <w:style w:type="character" w:styleId="FootnoteReference">
    <w:name w:val="footnote reference"/>
    <w:basedOn w:val="DefaultParagraphFont"/>
    <w:uiPriority w:val="99"/>
    <w:semiHidden/>
    <w:unhideWhenUsed/>
    <w:rsid w:val="000555F9"/>
    <w:rPr>
      <w:vertAlign w:val="superscript"/>
    </w:rPr>
  </w:style>
  <w:style w:type="paragraph" w:customStyle="1" w:styleId="References">
    <w:name w:val="References"/>
    <w:basedOn w:val="Normal"/>
    <w:link w:val="ReferencesChar"/>
    <w:qFormat/>
    <w:rsid w:val="00355844"/>
    <w:pPr>
      <w:spacing w:after="240"/>
      <w:ind w:left="360" w:hanging="360"/>
      <w:jc w:val="left"/>
    </w:pPr>
    <w:rPr>
      <w:rFonts w:cs="Segoe UI"/>
    </w:rPr>
  </w:style>
  <w:style w:type="character" w:customStyle="1" w:styleId="ReferencesChar">
    <w:name w:val="References Char"/>
    <w:basedOn w:val="DefaultParagraphFont"/>
    <w:link w:val="References"/>
    <w:rsid w:val="00355844"/>
    <w:rPr>
      <w:rFonts w:ascii="Segoe UI" w:hAnsi="Segoe UI" w:cs="Segoe UI"/>
      <w:sz w:val="24"/>
      <w:szCs w:val="24"/>
    </w:rPr>
  </w:style>
  <w:style w:type="paragraph" w:styleId="Revision">
    <w:name w:val="Revision"/>
    <w:hidden/>
    <w:uiPriority w:val="99"/>
    <w:semiHidden/>
    <w:rsid w:val="00416BAA"/>
    <w:pPr>
      <w:spacing w:after="0" w:line="240" w:lineRule="auto"/>
    </w:pPr>
    <w:rPr>
      <w:rFonts w:ascii="Segoe UI" w:hAnsi="Segoe UI"/>
      <w:sz w:val="24"/>
      <w:szCs w:val="24"/>
    </w:rPr>
  </w:style>
  <w:style w:type="paragraph" w:styleId="NormalWeb">
    <w:name w:val="Normal (Web)"/>
    <w:basedOn w:val="Normal"/>
    <w:uiPriority w:val="99"/>
    <w:unhideWhenUsed/>
    <w:rsid w:val="00C24DA2"/>
    <w:pPr>
      <w:spacing w:before="100" w:beforeAutospacing="1" w:after="100" w:afterAutospacing="1"/>
      <w:jc w:val="left"/>
    </w:pPr>
    <w:rPr>
      <w:rFonts w:ascii="Times New Roman" w:hAnsi="Times New Roman" w:cs="Times New Roman"/>
    </w:rPr>
  </w:style>
  <w:style w:type="character" w:styleId="HTMLCode">
    <w:name w:val="HTML Code"/>
    <w:basedOn w:val="DefaultParagraphFont"/>
    <w:uiPriority w:val="99"/>
    <w:semiHidden/>
    <w:unhideWhenUsed/>
    <w:rsid w:val="00CD19E4"/>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7248F"/>
    <w:rPr>
      <w:color w:val="605E5C"/>
      <w:shd w:val="clear" w:color="auto" w:fill="E1DFDD"/>
    </w:rPr>
  </w:style>
  <w:style w:type="character" w:styleId="PlaceholderText">
    <w:name w:val="Placeholder Text"/>
    <w:basedOn w:val="DefaultParagraphFont"/>
    <w:uiPriority w:val="99"/>
    <w:semiHidden/>
    <w:rsid w:val="008A741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812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4.png"/><Relationship Id="rId34" Type="http://schemas.openxmlformats.org/officeDocument/2006/relationships/header" Target="header1.xml"/><Relationship Id="rId42" Type="http://schemas.openxmlformats.org/officeDocument/2006/relationships/image" Target="media/image16.png"/><Relationship Id="rId47" Type="http://schemas.openxmlformats.org/officeDocument/2006/relationships/hyperlink" Target="mailto:kevin.nebiolo@kleinschmidt.com" TargetMode="External"/><Relationship Id="rId50" Type="http://schemas.openxmlformats.org/officeDocument/2006/relationships/image" Target="media/image22.png"/><Relationship Id="rId55" Type="http://schemas.openxmlformats.org/officeDocument/2006/relationships/image" Target="media/image27.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tryke-production.up.railway.app/login" TargetMode="External"/><Relationship Id="rId29" Type="http://schemas.openxmlformats.org/officeDocument/2006/relationships/image" Target="media/image8.png"/><Relationship Id="rId11" Type="http://schemas.openxmlformats.org/officeDocument/2006/relationships/image" Target="media/image1.jpg"/><Relationship Id="rId24" Type="http://schemas.openxmlformats.org/officeDocument/2006/relationships/image" Target="media/image6.jpeg"/><Relationship Id="rId32" Type="http://schemas.openxmlformats.org/officeDocument/2006/relationships/hyperlink" Target="https://private-user-images.githubusercontent.com/61742537/318791144-5b742a03-a083-46de-922e-9a1ca96b4e81.png?jwt=eyJhbGciOiJIUzI1NiIsInR5cCI6IkpXVCJ9.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.WbVfcQS9678UiMyyYPj8P8SWZ0gJO1cisIfP1SZHCDk" TargetMode="Externa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image" Target="media/image25.png"/><Relationship Id="rId58" Type="http://schemas.openxmlformats.org/officeDocument/2006/relationships/hyperlink" Target="mailto:kevin.nebiolo@kleinschmidt.com" TargetMode="External"/><Relationship Id="rId5" Type="http://schemas.openxmlformats.org/officeDocument/2006/relationships/webSettings" Target="webSettings.xml"/><Relationship Id="rId61" Type="http://schemas.openxmlformats.org/officeDocument/2006/relationships/header" Target="header2.xml"/><Relationship Id="rId19" Type="http://schemas.microsoft.com/office/2016/09/relationships/commentsIds" Target="commentsId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hyperlink" Target="https://docs.scipy.org/doc/scipy/reference/generated/scipy.stats.lognorm.html" TargetMode="External"/><Relationship Id="rId30" Type="http://schemas.openxmlformats.org/officeDocument/2006/relationships/hyperlink" Target="https://private-user-images.githubusercontent.com/61742537/318789205-0f1dec29-939e-4c05-8c91-1efbcbea8319.png?jwt=eyJhbGciOiJIUzI1NiIsInR5cCI6IkpXVCJ9.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.UEGY1qM_FpFZid_gzRW9AoQY7W-mN5xPI0Ri5n4p0ao" TargetMode="External"/><Relationship Id="rId35" Type="http://schemas.openxmlformats.org/officeDocument/2006/relationships/footer" Target="footer3.xml"/><Relationship Id="rId43" Type="http://schemas.openxmlformats.org/officeDocument/2006/relationships/image" Target="media/image17.png"/><Relationship Id="rId48" Type="http://schemas.openxmlformats.org/officeDocument/2006/relationships/image" Target="media/image20.png"/><Relationship Id="rId56" Type="http://schemas.openxmlformats.org/officeDocument/2006/relationships/image" Target="media/image28.png"/><Relationship Id="rId64" Type="http://schemas.microsoft.com/office/2011/relationships/people" Target="people.xml"/><Relationship Id="rId8" Type="http://schemas.openxmlformats.org/officeDocument/2006/relationships/footer" Target="footer1.xml"/><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hyperlink" Target="https://www.kleinschmidtgroup.com" TargetMode="External"/><Relationship Id="rId17" Type="http://schemas.openxmlformats.org/officeDocument/2006/relationships/comments" Target="comments.xml"/><Relationship Id="rId25" Type="http://schemas.openxmlformats.org/officeDocument/2006/relationships/hyperlink" Target="https://private-user-images.githubusercontent.com/61742537/318595835-4b81099f-8d9c-428f-a56e-73be2e2189ee.png?jwt=eyJhbGciOiJIUzI1NiIsInR5cCI6IkpXVCJ9.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.eT2G98YILG7x3H0lwUeFq3QxVD7c3pbsAk0PdUJ8Wss" TargetMode="External"/><Relationship Id="rId33" Type="http://schemas.openxmlformats.org/officeDocument/2006/relationships/image" Target="media/image10.png"/><Relationship Id="rId38" Type="http://schemas.openxmlformats.org/officeDocument/2006/relationships/image" Target="media/image12.png"/><Relationship Id="rId46" Type="http://schemas.openxmlformats.org/officeDocument/2006/relationships/hyperlink" Target="mailto:kevin.nebiolo@kleinschmidt.com" TargetMode="External"/><Relationship Id="rId59" Type="http://schemas.openxmlformats.org/officeDocument/2006/relationships/hyperlink" Target="mailto:kevin.nebiolo@kleinschmidt.com" TargetMode="External"/><Relationship Id="rId20" Type="http://schemas.microsoft.com/office/2018/08/relationships/commentsExtensible" Target="commentsExtensible.xml"/><Relationship Id="rId41" Type="http://schemas.openxmlformats.org/officeDocument/2006/relationships/image" Target="media/image15.png"/><Relationship Id="rId54" Type="http://schemas.openxmlformats.org/officeDocument/2006/relationships/image" Target="media/image26.jpeg"/><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github.com/knebiolo/stryke/blob/master/pics/facilities_tab.jpg" TargetMode="External"/><Relationship Id="rId28" Type="http://schemas.openxmlformats.org/officeDocument/2006/relationships/hyperlink" Target="https://private-user-images.githubusercontent.com/61742537/318597796-62bd0c8b-fba5-4c26-9ac9-b575a1772596.png?jwt=eyJhbGciOiJIUzI1NiIsInR5cCI6IkpXVCJ9.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.CTSXRxECDFYi-nbV_f1eEQx_OQCA_WtDPi6GBXuSJyQ" TargetMode="External"/><Relationship Id="rId36" Type="http://schemas.openxmlformats.org/officeDocument/2006/relationships/hyperlink" Target="https://private-user-images.githubusercontent.com/61742537/318620775-ede729f8-4edf-4278-951b-b52aa4ad4238.png?jwt=eyJhbGciOiJIUzI1NiIsInR5cCI6IkpXVCJ9.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.y4oxlyPp_yILRehbLnomqm72DCrm5FLfZbVLeAHkaUw" TargetMode="External"/><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hyperlink" Target="https://github.com/knebiolo/stryke" TargetMode="External"/><Relationship Id="rId31" Type="http://schemas.openxmlformats.org/officeDocument/2006/relationships/image" Target="media/image9.png"/><Relationship Id="rId44" Type="http://schemas.openxmlformats.org/officeDocument/2006/relationships/image" Target="media/image18.png"/><Relationship Id="rId52" Type="http://schemas.openxmlformats.org/officeDocument/2006/relationships/image" Target="media/image24.png"/><Relationship Id="rId60" Type="http://schemas.openxmlformats.org/officeDocument/2006/relationships/image" Target="media/image30.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knebiolo/stryke" TargetMode="External"/><Relationship Id="rId13" Type="http://schemas.openxmlformats.org/officeDocument/2006/relationships/image" Target="media/image2.jpg"/><Relationship Id="rId18" Type="http://schemas.microsoft.com/office/2011/relationships/commentsExtended" Target="commentsExtended.xml"/><Relationship Id="rId3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58F57-B1A7-458D-9B17-9C47F15E8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7874</Words>
  <Characters>44886</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 Cipolla</dc:creator>
  <cp:lastModifiedBy>Kevin Nebiolo</cp:lastModifiedBy>
  <cp:revision>3</cp:revision>
  <dcterms:created xsi:type="dcterms:W3CDTF">2025-05-20T13:34:00Z</dcterms:created>
  <dcterms:modified xsi:type="dcterms:W3CDTF">2025-05-20T13:34:00Z</dcterms:modified>
</cp:coreProperties>
</file>